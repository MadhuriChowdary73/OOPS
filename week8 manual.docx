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888" w:rsidRDefault="00CC2888" w:rsidP="00CC2888">
      <w:pPr>
        <w:spacing w:after="853"/>
        <w:rPr>
          <w:rFonts w:ascii="Times New Roman" w:hAnsi="Times New Roman"/>
          <w:b/>
          <w:sz w:val="36"/>
          <w:szCs w:val="36"/>
        </w:rPr>
      </w:pPr>
      <w:r>
        <w:rPr>
          <w:rFonts w:ascii="Times New Roman" w:hAnsi="Times New Roman"/>
          <w:b/>
          <w:sz w:val="36"/>
          <w:szCs w:val="36"/>
        </w:rPr>
        <w:t xml:space="preserve">              </w:t>
      </w:r>
      <w:r w:rsidRPr="00BC7B70">
        <w:rPr>
          <w:rFonts w:ascii="Times New Roman" w:hAnsi="Times New Roman"/>
          <w:b/>
          <w:noProof/>
          <w:sz w:val="36"/>
          <w:szCs w:val="36"/>
        </w:rPr>
        <w:drawing>
          <wp:inline distT="0" distB="0" distL="0" distR="0">
            <wp:extent cx="3609975" cy="803910"/>
            <wp:effectExtent l="19050" t="0" r="9525" b="0"/>
            <wp:docPr id="1528" name="Picture 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3609975" cy="803910"/>
                    </a:xfrm>
                    <a:prstGeom prst="rect">
                      <a:avLst/>
                    </a:prstGeom>
                  </pic:spPr>
                </pic:pic>
              </a:graphicData>
            </a:graphic>
          </wp:inline>
        </w:drawing>
      </w:r>
      <w:r>
        <w:rPr>
          <w:rFonts w:ascii="Times New Roman" w:hAnsi="Times New Roman"/>
          <w:b/>
          <w:sz w:val="36"/>
          <w:szCs w:val="36"/>
        </w:rPr>
        <w:t xml:space="preserve">    </w:t>
      </w:r>
    </w:p>
    <w:p w:rsidR="00CC2888" w:rsidRDefault="00CC2888" w:rsidP="00CC2888">
      <w:pPr>
        <w:spacing w:after="853"/>
        <w:ind w:left="1675"/>
        <w:rPr>
          <w:rFonts w:ascii="Times New Roman" w:hAnsi="Times New Roman"/>
          <w:b/>
          <w:sz w:val="36"/>
          <w:szCs w:val="36"/>
        </w:rPr>
      </w:pPr>
      <w:r>
        <w:rPr>
          <w:rFonts w:ascii="Times New Roman" w:hAnsi="Times New Roman"/>
          <w:b/>
          <w:sz w:val="36"/>
          <w:szCs w:val="36"/>
        </w:rPr>
        <w:t xml:space="preserve">       </w:t>
      </w:r>
      <w:proofErr w:type="gramStart"/>
      <w:r>
        <w:rPr>
          <w:rFonts w:ascii="Times New Roman" w:hAnsi="Times New Roman"/>
          <w:b/>
          <w:sz w:val="36"/>
          <w:szCs w:val="36"/>
        </w:rPr>
        <w:t>NAME  :</w:t>
      </w:r>
      <w:proofErr w:type="gramEnd"/>
      <w:r>
        <w:rPr>
          <w:rFonts w:ascii="Times New Roman" w:hAnsi="Times New Roman"/>
          <w:b/>
          <w:sz w:val="36"/>
          <w:szCs w:val="36"/>
        </w:rPr>
        <w:t xml:space="preserve"> </w:t>
      </w:r>
      <w:proofErr w:type="spellStart"/>
      <w:r>
        <w:rPr>
          <w:rFonts w:ascii="Times New Roman" w:hAnsi="Times New Roman"/>
          <w:b/>
          <w:sz w:val="36"/>
          <w:szCs w:val="36"/>
        </w:rPr>
        <w:t>G.Madhuri</w:t>
      </w:r>
      <w:proofErr w:type="spellEnd"/>
      <w:r>
        <w:rPr>
          <w:rFonts w:ascii="Times New Roman" w:hAnsi="Times New Roman"/>
          <w:b/>
          <w:sz w:val="36"/>
          <w:szCs w:val="36"/>
        </w:rPr>
        <w:t xml:space="preserve"> </w:t>
      </w:r>
      <w:proofErr w:type="spellStart"/>
      <w:r>
        <w:rPr>
          <w:rFonts w:ascii="Times New Roman" w:hAnsi="Times New Roman"/>
          <w:b/>
          <w:sz w:val="36"/>
          <w:szCs w:val="36"/>
        </w:rPr>
        <w:t>Chowdary</w:t>
      </w:r>
      <w:proofErr w:type="spellEnd"/>
    </w:p>
    <w:p w:rsidR="00CC2888" w:rsidRDefault="00CC2888" w:rsidP="00CC2888">
      <w:pPr>
        <w:spacing w:after="853" w:line="240" w:lineRule="auto"/>
        <w:ind w:left="1675"/>
        <w:rPr>
          <w:rFonts w:ascii="Times New Roman" w:hAnsi="Times New Roman"/>
          <w:b/>
          <w:sz w:val="36"/>
          <w:szCs w:val="36"/>
        </w:rPr>
      </w:pPr>
      <w:r>
        <w:rPr>
          <w:rFonts w:ascii="Times New Roman" w:hAnsi="Times New Roman"/>
          <w:b/>
          <w:sz w:val="36"/>
          <w:szCs w:val="36"/>
        </w:rPr>
        <w:t xml:space="preserve">      </w:t>
      </w:r>
      <w:proofErr w:type="gramStart"/>
      <w:r>
        <w:rPr>
          <w:rFonts w:ascii="Times New Roman" w:hAnsi="Times New Roman"/>
          <w:b/>
          <w:sz w:val="36"/>
          <w:szCs w:val="36"/>
        </w:rPr>
        <w:t>CLASS  :</w:t>
      </w:r>
      <w:proofErr w:type="gramEnd"/>
      <w:r>
        <w:rPr>
          <w:rFonts w:ascii="Times New Roman" w:hAnsi="Times New Roman"/>
          <w:b/>
          <w:sz w:val="36"/>
          <w:szCs w:val="36"/>
        </w:rPr>
        <w:t xml:space="preserve"> CSE B</w:t>
      </w:r>
    </w:p>
    <w:p w:rsidR="00CC2888" w:rsidRPr="00BC7B70" w:rsidRDefault="00CC2888" w:rsidP="00CC2888">
      <w:pPr>
        <w:spacing w:after="853"/>
        <w:ind w:left="1675"/>
        <w:rPr>
          <w:bCs/>
        </w:rPr>
      </w:pPr>
      <w:r>
        <w:rPr>
          <w:rFonts w:ascii="Times New Roman" w:hAnsi="Times New Roman"/>
          <w:b/>
          <w:sz w:val="36"/>
          <w:szCs w:val="36"/>
        </w:rPr>
        <w:t xml:space="preserve">    </w:t>
      </w:r>
      <w:r w:rsidRPr="00BC7B70">
        <w:rPr>
          <w:rFonts w:ascii="Times New Roman" w:hAnsi="Times New Roman"/>
          <w:bCs/>
          <w:sz w:val="36"/>
          <w:szCs w:val="36"/>
        </w:rPr>
        <w:t xml:space="preserve">COURSE </w:t>
      </w:r>
      <w:proofErr w:type="gramStart"/>
      <w:r w:rsidRPr="00BC7B70">
        <w:rPr>
          <w:rFonts w:ascii="Times New Roman" w:hAnsi="Times New Roman"/>
          <w:bCs/>
          <w:sz w:val="36"/>
          <w:szCs w:val="36"/>
        </w:rPr>
        <w:t>CODE :</w:t>
      </w:r>
      <w:proofErr w:type="gramEnd"/>
      <w:r w:rsidRPr="00BC7B70">
        <w:rPr>
          <w:rFonts w:ascii="Times New Roman" w:hAnsi="Times New Roman"/>
          <w:bCs/>
          <w:sz w:val="36"/>
          <w:szCs w:val="36"/>
        </w:rPr>
        <w:t xml:space="preserve"> 23</w:t>
      </w:r>
      <w:r>
        <w:rPr>
          <w:rFonts w:ascii="Times New Roman" w:hAnsi="Times New Roman"/>
          <w:bCs/>
          <w:sz w:val="36"/>
          <w:szCs w:val="36"/>
        </w:rPr>
        <w:t xml:space="preserve"> </w:t>
      </w:r>
      <w:r w:rsidRPr="00BC7B70">
        <w:rPr>
          <w:rFonts w:ascii="Times New Roman" w:hAnsi="Times New Roman"/>
          <w:bCs/>
          <w:sz w:val="36"/>
          <w:szCs w:val="36"/>
        </w:rPr>
        <w:t>CSE111</w:t>
      </w:r>
    </w:p>
    <w:p w:rsidR="00CC2888" w:rsidRPr="00BC7B70" w:rsidRDefault="00CC2888" w:rsidP="00CC2888">
      <w:pPr>
        <w:spacing w:after="722" w:line="285" w:lineRule="auto"/>
        <w:ind w:hanging="10"/>
        <w:rPr>
          <w:rFonts w:ascii="Book Antiqua" w:hAnsi="Book Antiqua"/>
          <w:b/>
          <w:sz w:val="32"/>
          <w:szCs w:val="32"/>
        </w:rPr>
      </w:pPr>
      <w:r>
        <w:rPr>
          <w:rFonts w:ascii="Times New Roman" w:hAnsi="Times New Roman"/>
          <w:b/>
          <w:sz w:val="36"/>
          <w:szCs w:val="36"/>
        </w:rPr>
        <w:t xml:space="preserve">              </w:t>
      </w:r>
      <w:r w:rsidRPr="00BC7B70">
        <w:rPr>
          <w:rFonts w:ascii="Book Antiqua" w:hAnsi="Book Antiqua"/>
          <w:b/>
          <w:sz w:val="32"/>
          <w:szCs w:val="32"/>
        </w:rPr>
        <w:t>OBJECT ORIENTED PROGRAMMING</w:t>
      </w:r>
      <w:r>
        <w:rPr>
          <w:rFonts w:ascii="Book Antiqua" w:hAnsi="Book Antiqua"/>
          <w:b/>
          <w:sz w:val="32"/>
          <w:szCs w:val="32"/>
        </w:rPr>
        <w:t xml:space="preserve"> SYSTEM</w:t>
      </w:r>
      <w:r w:rsidRPr="00BC7B70">
        <w:rPr>
          <w:rFonts w:ascii="Book Antiqua" w:hAnsi="Book Antiqua"/>
          <w:b/>
          <w:sz w:val="32"/>
          <w:szCs w:val="32"/>
        </w:rPr>
        <w:t xml:space="preserve">                               </w:t>
      </w:r>
    </w:p>
    <w:p w:rsidR="00CC2888" w:rsidRDefault="00CC2888" w:rsidP="00CC2888">
      <w:pPr>
        <w:spacing w:after="506" w:line="285" w:lineRule="auto"/>
        <w:ind w:left="836" w:hanging="10"/>
      </w:pPr>
      <w:r>
        <w:rPr>
          <w:rFonts w:ascii="Times New Roman" w:hAnsi="Times New Roman"/>
          <w:b/>
          <w:sz w:val="36"/>
          <w:szCs w:val="36"/>
        </w:rPr>
        <w:t xml:space="preserve">                          LAB REPORT </w:t>
      </w:r>
      <w:r>
        <w:rPr>
          <w:rFonts w:ascii="Times New Roman" w:hAnsi="Times New Roman"/>
          <w:sz w:val="24"/>
          <w:szCs w:val="24"/>
        </w:rPr>
        <w:t xml:space="preserve"> </w:t>
      </w:r>
    </w:p>
    <w:p w:rsidR="00CC2888" w:rsidRDefault="00CC2888" w:rsidP="00CC2888">
      <w:pPr>
        <w:spacing w:after="177"/>
        <w:ind w:left="1637" w:hanging="10"/>
      </w:pPr>
      <w:r>
        <w:rPr>
          <w:b/>
          <w:bCs/>
        </w:rPr>
        <w:tab/>
      </w:r>
      <w:r>
        <w:rPr>
          <w:rFonts w:ascii="Times New Roman" w:hAnsi="Times New Roman"/>
          <w:b/>
          <w:sz w:val="28"/>
          <w:szCs w:val="28"/>
        </w:rPr>
        <w:t xml:space="preserve"> Department of Computer Science Engineering </w:t>
      </w:r>
      <w:r>
        <w:rPr>
          <w:rFonts w:ascii="Times New Roman" w:hAnsi="Times New Roman"/>
          <w:sz w:val="24"/>
          <w:szCs w:val="24"/>
        </w:rPr>
        <w:t xml:space="preserve"> </w:t>
      </w:r>
    </w:p>
    <w:p w:rsidR="00CC2888" w:rsidRDefault="00CC2888" w:rsidP="00CC2888">
      <w:pPr>
        <w:tabs>
          <w:tab w:val="left" w:pos="3165"/>
        </w:tabs>
        <w:rPr>
          <w:b/>
          <w:bCs/>
        </w:rPr>
      </w:pPr>
    </w:p>
    <w:p w:rsidR="00CC2888" w:rsidRDefault="00CC2888" w:rsidP="00CC2888"/>
    <w:p w:rsidR="00CC2888" w:rsidRDefault="00CC2888" w:rsidP="00CC2888">
      <w:pPr>
        <w:ind w:firstLine="720"/>
        <w:rPr>
          <w:b/>
          <w:bCs/>
          <w:sz w:val="32"/>
          <w:szCs w:val="32"/>
        </w:rPr>
      </w:pPr>
    </w:p>
    <w:p w:rsidR="00CC2888" w:rsidRDefault="00CC2888" w:rsidP="00CC2888">
      <w:pPr>
        <w:ind w:firstLine="720"/>
        <w:rPr>
          <w:b/>
          <w:bCs/>
          <w:sz w:val="32"/>
          <w:szCs w:val="32"/>
        </w:rPr>
      </w:pPr>
    </w:p>
    <w:p w:rsidR="00CC2888" w:rsidRDefault="00CC2888" w:rsidP="00CC2888">
      <w:pPr>
        <w:ind w:firstLine="720"/>
        <w:rPr>
          <w:b/>
          <w:bCs/>
          <w:sz w:val="32"/>
          <w:szCs w:val="32"/>
        </w:rPr>
      </w:pPr>
    </w:p>
    <w:p w:rsidR="00CC2888" w:rsidRDefault="00CC2888" w:rsidP="00CC2888">
      <w:pPr>
        <w:ind w:firstLine="720"/>
        <w:rPr>
          <w:b/>
          <w:bCs/>
          <w:sz w:val="32"/>
          <w:szCs w:val="32"/>
        </w:rPr>
      </w:pPr>
    </w:p>
    <w:p w:rsidR="00CC2888" w:rsidRDefault="00CC2888" w:rsidP="00CC2888">
      <w:pPr>
        <w:ind w:firstLine="720"/>
        <w:rPr>
          <w:b/>
          <w:bCs/>
          <w:sz w:val="32"/>
          <w:szCs w:val="32"/>
        </w:rPr>
      </w:pPr>
    </w:p>
    <w:p w:rsidR="00CC2888" w:rsidRPr="007545D9" w:rsidRDefault="00CC2888" w:rsidP="00CC2888">
      <w:pPr>
        <w:rPr>
          <w:b/>
          <w:bCs/>
          <w:sz w:val="32"/>
          <w:szCs w:val="32"/>
        </w:rPr>
      </w:pPr>
      <w:r>
        <w:rPr>
          <w:b/>
          <w:bCs/>
          <w:sz w:val="32"/>
          <w:szCs w:val="32"/>
        </w:rPr>
        <w:t xml:space="preserve">                                                                             </w:t>
      </w:r>
      <w:r w:rsidRPr="007545D9">
        <w:rPr>
          <w:b/>
          <w:bCs/>
          <w:sz w:val="32"/>
          <w:szCs w:val="32"/>
        </w:rPr>
        <w:t>VERIFIED BY:</w:t>
      </w:r>
    </w:p>
    <w:p w:rsidR="00CC2888" w:rsidRDefault="00CC2888" w:rsidP="00CC2888">
      <w:pPr>
        <w:spacing w:before="0" w:beforeAutospacing="0" w:line="259" w:lineRule="auto"/>
        <w:rPr>
          <w:sz w:val="40"/>
          <w:szCs w:val="40"/>
        </w:rPr>
      </w:pPr>
    </w:p>
    <w:p w:rsidR="00CC2888" w:rsidRDefault="00CC2888" w:rsidP="00CC2888">
      <w:pPr>
        <w:spacing w:before="0" w:beforeAutospacing="0" w:line="259" w:lineRule="auto"/>
        <w:rPr>
          <w:sz w:val="40"/>
          <w:szCs w:val="40"/>
        </w:rPr>
      </w:pPr>
      <w:r>
        <w:rPr>
          <w:sz w:val="40"/>
          <w:szCs w:val="40"/>
        </w:rPr>
        <w:br w:type="page"/>
      </w:r>
    </w:p>
    <w:p w:rsidR="00CC2888" w:rsidRPr="00C72E76" w:rsidRDefault="00CC2888" w:rsidP="00CC2888">
      <w:pPr>
        <w:spacing w:before="0" w:beforeAutospacing="0" w:line="259" w:lineRule="auto"/>
        <w:rPr>
          <w:b/>
          <w:sz w:val="40"/>
          <w:u w:val="double"/>
        </w:rPr>
      </w:pPr>
      <w:r w:rsidRPr="00C72E76">
        <w:rPr>
          <w:sz w:val="40"/>
          <w:szCs w:val="40"/>
        </w:rPr>
        <w:lastRenderedPageBreak/>
        <w:t xml:space="preserve">                                        </w:t>
      </w:r>
      <w:r w:rsidRPr="00C72E76">
        <w:rPr>
          <w:b/>
          <w:sz w:val="40"/>
          <w:u w:val="double"/>
        </w:rPr>
        <w:t>WEEK- 1</w:t>
      </w:r>
    </w:p>
    <w:p w:rsidR="00CC2888" w:rsidRDefault="00CC2888" w:rsidP="00CC2888">
      <w:pPr>
        <w:spacing w:before="0" w:beforeAutospacing="0" w:line="259" w:lineRule="auto"/>
        <w:ind w:left="-709"/>
        <w:rPr>
          <w:b/>
          <w:bCs/>
          <w:sz w:val="36"/>
          <w:szCs w:val="36"/>
        </w:rPr>
      </w:pPr>
      <w:r>
        <w:rPr>
          <w:sz w:val="36"/>
          <w:szCs w:val="36"/>
        </w:rPr>
        <w:t xml:space="preserve"> # </w:t>
      </w:r>
      <w:r w:rsidRPr="007545D9">
        <w:rPr>
          <w:b/>
          <w:bCs/>
          <w:sz w:val="36"/>
          <w:szCs w:val="36"/>
        </w:rPr>
        <w:t>Explain the process of initializing JDK?</w:t>
      </w:r>
    </w:p>
    <w:p w:rsidR="00CC2888" w:rsidRPr="00C72E76" w:rsidRDefault="00CC2888" w:rsidP="00CC2888">
      <w:pPr>
        <w:spacing w:before="0" w:beforeAutospacing="0" w:line="259" w:lineRule="auto"/>
        <w:rPr>
          <w:b/>
          <w:sz w:val="36"/>
          <w:u w:val="single"/>
        </w:rPr>
      </w:pPr>
      <w:r w:rsidRPr="00C72E76">
        <w:rPr>
          <w:b/>
          <w:bCs/>
          <w:sz w:val="36"/>
          <w:szCs w:val="36"/>
          <w:u w:val="single"/>
        </w:rPr>
        <w:t>Aim:</w:t>
      </w:r>
    </w:p>
    <w:p w:rsidR="00CC2888" w:rsidRPr="007545D9" w:rsidRDefault="00CC2888" w:rsidP="00CC2888">
      <w:pPr>
        <w:spacing w:before="0" w:beforeAutospacing="0" w:line="259" w:lineRule="auto"/>
        <w:rPr>
          <w:b/>
          <w:bCs/>
          <w:sz w:val="28"/>
          <w:szCs w:val="28"/>
        </w:rPr>
      </w:pPr>
      <w:r>
        <w:rPr>
          <w:b/>
          <w:bCs/>
          <w:sz w:val="28"/>
          <w:szCs w:val="28"/>
        </w:rPr>
        <w:t>Installing of JDK (</w:t>
      </w:r>
      <w:r w:rsidRPr="007545D9">
        <w:rPr>
          <w:b/>
          <w:bCs/>
          <w:sz w:val="28"/>
          <w:szCs w:val="28"/>
        </w:rPr>
        <w:t>Java Development Kit)</w:t>
      </w:r>
    </w:p>
    <w:p w:rsidR="00CC2888" w:rsidRPr="007545D9" w:rsidRDefault="00CC2888" w:rsidP="00CC2888">
      <w:pPr>
        <w:spacing w:before="0" w:beforeAutospacing="0" w:line="259" w:lineRule="auto"/>
        <w:rPr>
          <w:b/>
          <w:bCs/>
          <w:sz w:val="32"/>
          <w:szCs w:val="32"/>
        </w:rPr>
      </w:pPr>
      <w:r w:rsidRPr="007545D9">
        <w:rPr>
          <w:b/>
          <w:bCs/>
          <w:sz w:val="32"/>
          <w:szCs w:val="32"/>
        </w:rPr>
        <w:t>Download JDK:</w:t>
      </w:r>
    </w:p>
    <w:p w:rsidR="00CC2888" w:rsidRPr="007545D9" w:rsidRDefault="00CC2888" w:rsidP="00CC2888">
      <w:pPr>
        <w:spacing w:before="0" w:beforeAutospacing="0" w:line="259" w:lineRule="auto"/>
        <w:rPr>
          <w:sz w:val="28"/>
          <w:szCs w:val="28"/>
        </w:rPr>
      </w:pPr>
      <w:r>
        <w:rPr>
          <w:sz w:val="28"/>
          <w:szCs w:val="28"/>
        </w:rPr>
        <w:t xml:space="preserve">Open Chrome browser </w:t>
      </w:r>
      <w:proofErr w:type="gramStart"/>
      <w:r>
        <w:rPr>
          <w:sz w:val="28"/>
          <w:szCs w:val="28"/>
        </w:rPr>
        <w:t xml:space="preserve">and </w:t>
      </w:r>
      <w:r w:rsidRPr="007545D9">
        <w:rPr>
          <w:sz w:val="28"/>
          <w:szCs w:val="28"/>
        </w:rPr>
        <w:t xml:space="preserve"> search</w:t>
      </w:r>
      <w:proofErr w:type="gramEnd"/>
      <w:r w:rsidRPr="007545D9">
        <w:rPr>
          <w:sz w:val="28"/>
          <w:szCs w:val="28"/>
        </w:rPr>
        <w:t xml:space="preserve"> for JDK download </w:t>
      </w:r>
      <w:r>
        <w:rPr>
          <w:sz w:val="28"/>
          <w:szCs w:val="28"/>
        </w:rPr>
        <w:t xml:space="preserve">now open the first website of Oracle </w:t>
      </w:r>
      <w:r w:rsidRPr="007545D9">
        <w:rPr>
          <w:sz w:val="28"/>
          <w:szCs w:val="28"/>
        </w:rPr>
        <w:t>to download JDK click on JDK-21 vers</w:t>
      </w:r>
      <w:r>
        <w:rPr>
          <w:sz w:val="28"/>
          <w:szCs w:val="28"/>
        </w:rPr>
        <w:t>ion to get long term Support (LT</w:t>
      </w:r>
      <w:r w:rsidRPr="007545D9">
        <w:rPr>
          <w:sz w:val="28"/>
          <w:szCs w:val="28"/>
        </w:rPr>
        <w:t>S)</w:t>
      </w:r>
    </w:p>
    <w:p w:rsidR="00CC2888" w:rsidRPr="007545D9" w:rsidRDefault="00CC2888" w:rsidP="00CC2888">
      <w:pPr>
        <w:spacing w:before="0" w:beforeAutospacing="0" w:line="259" w:lineRule="auto"/>
        <w:rPr>
          <w:b/>
          <w:bCs/>
          <w:sz w:val="32"/>
          <w:szCs w:val="32"/>
        </w:rPr>
      </w:pPr>
      <w:r w:rsidRPr="007545D9">
        <w:rPr>
          <w:b/>
          <w:bCs/>
          <w:sz w:val="32"/>
          <w:szCs w:val="32"/>
        </w:rPr>
        <w:t>I</w:t>
      </w:r>
      <w:r>
        <w:rPr>
          <w:b/>
          <w:bCs/>
          <w:sz w:val="32"/>
          <w:szCs w:val="32"/>
        </w:rPr>
        <w:t>nstall</w:t>
      </w:r>
      <w:r w:rsidRPr="007545D9">
        <w:rPr>
          <w:b/>
          <w:bCs/>
          <w:sz w:val="32"/>
          <w:szCs w:val="32"/>
        </w:rPr>
        <w:t>ation of JDK:</w:t>
      </w:r>
    </w:p>
    <w:p w:rsidR="00CC2888" w:rsidRPr="007545D9" w:rsidRDefault="00CC2888" w:rsidP="00CC2888">
      <w:pPr>
        <w:spacing w:before="0" w:beforeAutospacing="0" w:line="259" w:lineRule="auto"/>
        <w:rPr>
          <w:sz w:val="28"/>
          <w:szCs w:val="28"/>
        </w:rPr>
      </w:pPr>
      <w:r w:rsidRPr="007545D9">
        <w:rPr>
          <w:sz w:val="28"/>
          <w:szCs w:val="28"/>
        </w:rPr>
        <w:t>Click o</w:t>
      </w:r>
      <w:r>
        <w:rPr>
          <w:sz w:val="28"/>
          <w:szCs w:val="28"/>
        </w:rPr>
        <w:t xml:space="preserve">n the download as per your </w:t>
      </w:r>
      <w:proofErr w:type="spellStart"/>
      <w:r>
        <w:rPr>
          <w:sz w:val="28"/>
          <w:szCs w:val="28"/>
        </w:rPr>
        <w:t>os</w:t>
      </w:r>
      <w:proofErr w:type="spellEnd"/>
      <w:r w:rsidRPr="007545D9">
        <w:rPr>
          <w:sz w:val="28"/>
          <w:szCs w:val="28"/>
        </w:rPr>
        <w:t xml:space="preserve"> (Linux, </w:t>
      </w:r>
      <w:proofErr w:type="spellStart"/>
      <w:r w:rsidRPr="007545D9">
        <w:rPr>
          <w:sz w:val="28"/>
          <w:szCs w:val="28"/>
        </w:rPr>
        <w:t>Macos</w:t>
      </w:r>
      <w:proofErr w:type="gramStart"/>
      <w:r w:rsidRPr="007545D9">
        <w:rPr>
          <w:sz w:val="28"/>
          <w:szCs w:val="28"/>
        </w:rPr>
        <w:t>,windows</w:t>
      </w:r>
      <w:proofErr w:type="spellEnd"/>
      <w:proofErr w:type="gramEnd"/>
      <w:r w:rsidRPr="007545D9">
        <w:rPr>
          <w:sz w:val="28"/>
          <w:szCs w:val="28"/>
        </w:rPr>
        <w:t>)</w:t>
      </w:r>
      <w:r>
        <w:rPr>
          <w:sz w:val="28"/>
          <w:szCs w:val="28"/>
        </w:rPr>
        <w:t>.</w:t>
      </w:r>
    </w:p>
    <w:p w:rsidR="00CC2888" w:rsidRPr="007545D9" w:rsidRDefault="00CC2888" w:rsidP="00CC2888">
      <w:pPr>
        <w:spacing w:before="0" w:beforeAutospacing="0" w:line="259" w:lineRule="auto"/>
        <w:rPr>
          <w:sz w:val="28"/>
          <w:szCs w:val="28"/>
        </w:rPr>
      </w:pPr>
      <w:r w:rsidRPr="007545D9">
        <w:rPr>
          <w:sz w:val="28"/>
          <w:szCs w:val="28"/>
        </w:rPr>
        <w:t xml:space="preserve">Once the download is completed, run the installer Click on the Next button </w:t>
      </w:r>
      <w:r>
        <w:rPr>
          <w:sz w:val="28"/>
          <w:szCs w:val="28"/>
        </w:rPr>
        <w:t>until the installation i</w:t>
      </w:r>
      <w:r w:rsidRPr="007545D9">
        <w:rPr>
          <w:sz w:val="28"/>
          <w:szCs w:val="28"/>
        </w:rPr>
        <w:t xml:space="preserve">s </w:t>
      </w:r>
      <w:proofErr w:type="spellStart"/>
      <w:r w:rsidRPr="007545D9">
        <w:rPr>
          <w:sz w:val="28"/>
          <w:szCs w:val="28"/>
        </w:rPr>
        <w:t>completed.Allow</w:t>
      </w:r>
      <w:proofErr w:type="spellEnd"/>
      <w:r w:rsidRPr="007545D9">
        <w:rPr>
          <w:sz w:val="28"/>
          <w:szCs w:val="28"/>
        </w:rPr>
        <w:t xml:space="preserve"> java to make changes in your device.</w:t>
      </w:r>
    </w:p>
    <w:p w:rsidR="00CC2888" w:rsidRPr="007545D9" w:rsidRDefault="00CC2888" w:rsidP="00CC2888">
      <w:pPr>
        <w:spacing w:before="0" w:beforeAutospacing="0" w:line="259" w:lineRule="auto"/>
        <w:rPr>
          <w:b/>
          <w:bCs/>
          <w:sz w:val="32"/>
          <w:szCs w:val="32"/>
        </w:rPr>
      </w:pPr>
      <w:r>
        <w:t xml:space="preserve"> </w:t>
      </w:r>
      <w:r w:rsidRPr="007545D9">
        <w:rPr>
          <w:b/>
          <w:bCs/>
          <w:sz w:val="32"/>
          <w:szCs w:val="32"/>
        </w:rPr>
        <w:t>Setting Environment Variables:</w:t>
      </w:r>
    </w:p>
    <w:p w:rsidR="00CC2888" w:rsidRDefault="00CC2888" w:rsidP="00CC2888">
      <w:pPr>
        <w:spacing w:before="0" w:beforeAutospacing="0" w:line="259" w:lineRule="auto"/>
        <w:rPr>
          <w:sz w:val="28"/>
          <w:szCs w:val="28"/>
        </w:rPr>
      </w:pPr>
      <w:r w:rsidRPr="007545D9">
        <w:rPr>
          <w:sz w:val="28"/>
          <w:szCs w:val="28"/>
        </w:rPr>
        <w:t xml:space="preserve">Open file explorer Go to this </w:t>
      </w:r>
      <w:proofErr w:type="gramStart"/>
      <w:r w:rsidRPr="007545D9">
        <w:rPr>
          <w:sz w:val="28"/>
          <w:szCs w:val="28"/>
        </w:rPr>
        <w:t>PC ,now</w:t>
      </w:r>
      <w:proofErr w:type="gramEnd"/>
      <w:r w:rsidRPr="007545D9">
        <w:rPr>
          <w:sz w:val="28"/>
          <w:szCs w:val="28"/>
        </w:rPr>
        <w:t xml:space="preserve"> open windows(C) click on program files, next click on java open JDK 21, go to bin and now copy the path address. Then after in search bar, search for environment variables open environment</w:t>
      </w:r>
      <w:r>
        <w:rPr>
          <w:sz w:val="28"/>
          <w:szCs w:val="28"/>
        </w:rPr>
        <w:t xml:space="preserve"> </w:t>
      </w:r>
      <w:r w:rsidRPr="007545D9">
        <w:rPr>
          <w:sz w:val="28"/>
          <w:szCs w:val="28"/>
        </w:rPr>
        <w:t xml:space="preserve">variable go to system variables click on new, paste the copied path. </w:t>
      </w:r>
    </w:p>
    <w:p w:rsidR="00CC2888" w:rsidRDefault="00CC2888" w:rsidP="00CC2888">
      <w:pPr>
        <w:ind w:left="-567"/>
        <w:rPr>
          <w:sz w:val="28"/>
          <w:szCs w:val="28"/>
        </w:rPr>
      </w:pPr>
      <w:r>
        <w:rPr>
          <w:sz w:val="28"/>
          <w:szCs w:val="28"/>
        </w:rPr>
        <w:t xml:space="preserve">      </w:t>
      </w:r>
      <w:proofErr w:type="gramStart"/>
      <w:r w:rsidRPr="007545D9">
        <w:rPr>
          <w:sz w:val="28"/>
          <w:szCs w:val="28"/>
        </w:rPr>
        <w:t>now</w:t>
      </w:r>
      <w:proofErr w:type="gramEnd"/>
      <w:r w:rsidRPr="007545D9">
        <w:rPr>
          <w:sz w:val="28"/>
          <w:szCs w:val="28"/>
        </w:rPr>
        <w:t xml:space="preserve"> click on 'ok' </w:t>
      </w:r>
      <w:r w:rsidRPr="007545D9">
        <w:rPr>
          <w:b/>
          <w:bCs/>
          <w:noProof/>
          <w:sz w:val="28"/>
          <w:szCs w:val="28"/>
        </w:rPr>
        <w:drawing>
          <wp:inline distT="0" distB="0" distL="0" distR="0">
            <wp:extent cx="4219604" cy="2781300"/>
            <wp:effectExtent l="19050" t="0" r="9496" b="0"/>
            <wp:docPr id="15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4231414" cy="2789085"/>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sz w:val="28"/>
          <w:szCs w:val="28"/>
        </w:rPr>
      </w:pPr>
      <w:r>
        <w:rPr>
          <w:sz w:val="28"/>
          <w:szCs w:val="28"/>
        </w:rPr>
        <w:br w:type="page"/>
      </w:r>
    </w:p>
    <w:p w:rsidR="00CC2888" w:rsidRPr="007545D9" w:rsidRDefault="00CC2888" w:rsidP="00CC2888">
      <w:pPr>
        <w:rPr>
          <w:b/>
          <w:bCs/>
          <w:sz w:val="28"/>
          <w:szCs w:val="28"/>
        </w:rPr>
      </w:pPr>
      <w:r w:rsidRPr="007545D9">
        <w:rPr>
          <w:b/>
          <w:bCs/>
          <w:sz w:val="28"/>
          <w:szCs w:val="28"/>
        </w:rPr>
        <w:lastRenderedPageBreak/>
        <w:t>Checking of JDK Version</w:t>
      </w:r>
      <w:r>
        <w:rPr>
          <w:b/>
          <w:bCs/>
          <w:sz w:val="28"/>
          <w:szCs w:val="28"/>
        </w:rPr>
        <w:t>:</w:t>
      </w:r>
    </w:p>
    <w:p w:rsidR="00CC2888" w:rsidRPr="007545D9" w:rsidRDefault="00CC2888" w:rsidP="00CC2888">
      <w:pPr>
        <w:rPr>
          <w:b/>
          <w:bCs/>
          <w:sz w:val="28"/>
          <w:szCs w:val="28"/>
        </w:rPr>
      </w:pPr>
      <w:r w:rsidRPr="007545D9">
        <w:rPr>
          <w:sz w:val="28"/>
          <w:szCs w:val="28"/>
        </w:rPr>
        <w:t>Open Comm</w:t>
      </w:r>
      <w:r>
        <w:rPr>
          <w:sz w:val="28"/>
          <w:szCs w:val="28"/>
        </w:rPr>
        <w:t>and Prompt and press</w:t>
      </w:r>
      <w:r w:rsidRPr="007545D9">
        <w:rPr>
          <w:sz w:val="28"/>
          <w:szCs w:val="28"/>
        </w:rPr>
        <w:t xml:space="preserve"> on</w:t>
      </w:r>
      <w:r>
        <w:t xml:space="preserve"> </w:t>
      </w:r>
      <w:r w:rsidRPr="009B704C">
        <w:rPr>
          <w:b/>
          <w:bCs/>
        </w:rPr>
        <w:t>(</w:t>
      </w:r>
      <w:proofErr w:type="spellStart"/>
      <w:r w:rsidRPr="009B704C">
        <w:rPr>
          <w:b/>
          <w:bCs/>
          <w:sz w:val="28"/>
          <w:szCs w:val="28"/>
        </w:rPr>
        <w:t>Windows</w:t>
      </w:r>
      <w:r w:rsidRPr="007545D9">
        <w:rPr>
          <w:b/>
          <w:bCs/>
          <w:sz w:val="28"/>
          <w:szCs w:val="28"/>
        </w:rPr>
        <w:t>+R</w:t>
      </w:r>
      <w:proofErr w:type="spellEnd"/>
      <w:r>
        <w:rPr>
          <w:b/>
          <w:bCs/>
          <w:sz w:val="28"/>
          <w:szCs w:val="28"/>
        </w:rPr>
        <w:t>)</w:t>
      </w:r>
      <w:r w:rsidRPr="007545D9">
        <w:rPr>
          <w:b/>
          <w:bCs/>
          <w:sz w:val="28"/>
          <w:szCs w:val="28"/>
        </w:rPr>
        <w:t>.</w:t>
      </w:r>
    </w:p>
    <w:p w:rsidR="00CC2888" w:rsidRPr="007545D9" w:rsidRDefault="00CC2888" w:rsidP="00CC2888">
      <w:pPr>
        <w:rPr>
          <w:sz w:val="28"/>
          <w:szCs w:val="28"/>
        </w:rPr>
      </w:pPr>
      <w:proofErr w:type="gramStart"/>
      <w:r w:rsidRPr="007545D9">
        <w:rPr>
          <w:sz w:val="28"/>
          <w:szCs w:val="28"/>
        </w:rPr>
        <w:t>and</w:t>
      </w:r>
      <w:proofErr w:type="gramEnd"/>
      <w:r w:rsidRPr="007545D9">
        <w:rPr>
          <w:sz w:val="28"/>
          <w:szCs w:val="28"/>
        </w:rPr>
        <w:t xml:space="preserve"> now type your command and click on</w:t>
      </w:r>
      <w:r>
        <w:rPr>
          <w:sz w:val="28"/>
          <w:szCs w:val="28"/>
        </w:rPr>
        <w:t xml:space="preserve"> </w:t>
      </w:r>
      <w:r w:rsidRPr="007545D9">
        <w:rPr>
          <w:sz w:val="28"/>
          <w:szCs w:val="28"/>
        </w:rPr>
        <w:t>Enter button</w:t>
      </w:r>
    </w:p>
    <w:p w:rsidR="00CC2888" w:rsidRPr="007545D9" w:rsidRDefault="00CC2888" w:rsidP="00CC2888">
      <w:pPr>
        <w:rPr>
          <w:b/>
          <w:bCs/>
          <w:sz w:val="28"/>
          <w:szCs w:val="28"/>
        </w:rPr>
      </w:pPr>
      <w:r w:rsidRPr="007545D9">
        <w:rPr>
          <w:b/>
          <w:bCs/>
          <w:sz w:val="28"/>
          <w:szCs w:val="28"/>
        </w:rPr>
        <w:t xml:space="preserve">Check </w:t>
      </w:r>
      <w:r>
        <w:rPr>
          <w:b/>
          <w:bCs/>
          <w:sz w:val="28"/>
          <w:szCs w:val="28"/>
        </w:rPr>
        <w:t xml:space="preserve">the </w:t>
      </w:r>
      <w:r w:rsidRPr="007545D9">
        <w:rPr>
          <w:b/>
          <w:bCs/>
          <w:sz w:val="28"/>
          <w:szCs w:val="28"/>
        </w:rPr>
        <w:t>Version</w:t>
      </w:r>
      <w:r>
        <w:rPr>
          <w:b/>
          <w:bCs/>
          <w:sz w:val="28"/>
          <w:szCs w:val="28"/>
        </w:rPr>
        <w:t xml:space="preserve"> of </w:t>
      </w:r>
      <w:proofErr w:type="gramStart"/>
      <w:r>
        <w:rPr>
          <w:b/>
          <w:bCs/>
          <w:sz w:val="28"/>
          <w:szCs w:val="28"/>
        </w:rPr>
        <w:t xml:space="preserve">JDK </w:t>
      </w:r>
      <w:r w:rsidRPr="007545D9">
        <w:rPr>
          <w:b/>
          <w:bCs/>
          <w:sz w:val="28"/>
          <w:szCs w:val="28"/>
        </w:rPr>
        <w:t>:</w:t>
      </w:r>
      <w:proofErr w:type="gramEnd"/>
    </w:p>
    <w:p w:rsidR="00CC2888" w:rsidRPr="007545D9" w:rsidRDefault="00CC2888" w:rsidP="00CC2888">
      <w:pPr>
        <w:rPr>
          <w:sz w:val="28"/>
          <w:szCs w:val="28"/>
        </w:rPr>
      </w:pPr>
      <w:r w:rsidRPr="007545D9">
        <w:rPr>
          <w:sz w:val="28"/>
          <w:szCs w:val="28"/>
        </w:rPr>
        <w:t>Type java--Version and click Enter</w:t>
      </w:r>
    </w:p>
    <w:p w:rsidR="00CC2888" w:rsidRDefault="00CC2888" w:rsidP="00CC2888">
      <w:pPr>
        <w:rPr>
          <w:sz w:val="28"/>
          <w:szCs w:val="28"/>
        </w:rPr>
      </w:pPr>
      <w:r w:rsidRPr="007545D9">
        <w:rPr>
          <w:sz w:val="28"/>
          <w:szCs w:val="28"/>
        </w:rPr>
        <w:t xml:space="preserve">Type </w:t>
      </w:r>
      <w:proofErr w:type="spellStart"/>
      <w:r w:rsidRPr="007545D9">
        <w:rPr>
          <w:sz w:val="28"/>
          <w:szCs w:val="28"/>
        </w:rPr>
        <w:t>javac</w:t>
      </w:r>
      <w:proofErr w:type="spellEnd"/>
      <w:r w:rsidRPr="007545D9">
        <w:rPr>
          <w:sz w:val="28"/>
          <w:szCs w:val="28"/>
        </w:rPr>
        <w:t xml:space="preserve"> --Version and click Enter.</w:t>
      </w:r>
    </w:p>
    <w:p w:rsidR="00CC2888" w:rsidRDefault="00CC2888" w:rsidP="00CC2888">
      <w:pPr>
        <w:rPr>
          <w:sz w:val="28"/>
          <w:szCs w:val="28"/>
        </w:rPr>
      </w:pPr>
      <w:proofErr w:type="gramStart"/>
      <w:r>
        <w:rPr>
          <w:sz w:val="28"/>
          <w:szCs w:val="28"/>
        </w:rPr>
        <w:t>Simple java program for printing.</w:t>
      </w:r>
      <w:proofErr w:type="gramEnd"/>
    </w:p>
    <w:p w:rsidR="00CC2888" w:rsidRPr="00E97070" w:rsidRDefault="00CC2888" w:rsidP="00CC2888">
      <w:pPr>
        <w:rPr>
          <w:b/>
          <w:sz w:val="32"/>
        </w:rPr>
      </w:pPr>
      <w:r>
        <w:rPr>
          <w:b/>
          <w:bCs/>
          <w:sz w:val="28"/>
          <w:szCs w:val="28"/>
        </w:rPr>
        <w:t xml:space="preserve"># </w:t>
      </w:r>
      <w:r w:rsidRPr="00C72E76">
        <w:rPr>
          <w:b/>
          <w:sz w:val="32"/>
        </w:rPr>
        <w:t xml:space="preserve">Name of the </w:t>
      </w:r>
      <w:proofErr w:type="gramStart"/>
      <w:r w:rsidRPr="00C72E76">
        <w:rPr>
          <w:b/>
          <w:sz w:val="32"/>
        </w:rPr>
        <w:t>Class ,section</w:t>
      </w:r>
      <w:proofErr w:type="gramEnd"/>
      <w:r w:rsidRPr="00C72E76">
        <w:rPr>
          <w:b/>
          <w:sz w:val="32"/>
        </w:rPr>
        <w:t xml:space="preserve"> and roll no of a student Open Notepad and execute command prompt</w:t>
      </w:r>
    </w:p>
    <w:p w:rsidR="00CC2888" w:rsidRDefault="00CC2888" w:rsidP="00CC2888">
      <w:pPr>
        <w:rPr>
          <w:sz w:val="28"/>
          <w:szCs w:val="28"/>
        </w:rPr>
      </w:pPr>
      <w:r>
        <w:rPr>
          <w:sz w:val="28"/>
          <w:szCs w:val="28"/>
        </w:rPr>
        <w:t>CODE:</w:t>
      </w:r>
    </w:p>
    <w:p w:rsidR="00CC2888" w:rsidRDefault="00CC2888" w:rsidP="00CC2888">
      <w:pPr>
        <w:rPr>
          <w:sz w:val="28"/>
          <w:szCs w:val="28"/>
        </w:rPr>
      </w:pPr>
      <w:r>
        <w:rPr>
          <w:sz w:val="28"/>
          <w:szCs w:val="28"/>
        </w:rPr>
        <w:t xml:space="preserve">Class </w:t>
      </w:r>
      <w:proofErr w:type="gramStart"/>
      <w:r>
        <w:rPr>
          <w:sz w:val="28"/>
          <w:szCs w:val="28"/>
        </w:rPr>
        <w:t>Main  {</w:t>
      </w:r>
      <w:proofErr w:type="gramEnd"/>
    </w:p>
    <w:p w:rsidR="00CC2888" w:rsidRPr="00815693" w:rsidRDefault="00CC2888" w:rsidP="00CC2888">
      <w:pPr>
        <w:rPr>
          <w:sz w:val="28"/>
          <w:szCs w:val="28"/>
        </w:rPr>
      </w:pPr>
      <w:r>
        <w:rPr>
          <w:sz w:val="28"/>
          <w:szCs w:val="28"/>
        </w:rPr>
        <w:t xml:space="preserve">      </w:t>
      </w:r>
      <w:proofErr w:type="gramStart"/>
      <w:r w:rsidRPr="00815693">
        <w:rPr>
          <w:sz w:val="28"/>
          <w:szCs w:val="28"/>
        </w:rPr>
        <w:t>public</w:t>
      </w:r>
      <w:proofErr w:type="gramEnd"/>
      <w:r w:rsidRPr="00815693">
        <w:rPr>
          <w:sz w:val="28"/>
          <w:szCs w:val="28"/>
        </w:rPr>
        <w:t xml:space="preserve"> static void main(String[] </w:t>
      </w:r>
      <w:proofErr w:type="spellStart"/>
      <w:r w:rsidRPr="00815693">
        <w:rPr>
          <w:sz w:val="28"/>
          <w:szCs w:val="28"/>
        </w:rPr>
        <w:t>args</w:t>
      </w:r>
      <w:proofErr w:type="spellEnd"/>
      <w:r w:rsidRPr="00815693">
        <w:rPr>
          <w:sz w:val="28"/>
          <w:szCs w:val="28"/>
        </w:rPr>
        <w:t>)</w:t>
      </w:r>
      <w:r>
        <w:rPr>
          <w:sz w:val="28"/>
          <w:szCs w:val="28"/>
        </w:rPr>
        <w:t xml:space="preserve">     </w:t>
      </w:r>
      <w:r w:rsidRPr="00815693">
        <w:rPr>
          <w:sz w:val="28"/>
          <w:szCs w:val="28"/>
        </w:rPr>
        <w:t>{</w:t>
      </w:r>
    </w:p>
    <w:p w:rsidR="00CC2888" w:rsidRPr="00815693" w:rsidRDefault="00CC2888" w:rsidP="00CC2888">
      <w:pPr>
        <w:rPr>
          <w:sz w:val="28"/>
          <w:szCs w:val="28"/>
        </w:rPr>
      </w:pPr>
      <w:r>
        <w:rPr>
          <w:sz w:val="28"/>
          <w:szCs w:val="28"/>
        </w:rPr>
        <w:t xml:space="preserve">       </w:t>
      </w:r>
      <w:proofErr w:type="spellStart"/>
      <w:r>
        <w:rPr>
          <w:sz w:val="28"/>
          <w:szCs w:val="28"/>
        </w:rPr>
        <w:t>System.out.printIn</w:t>
      </w:r>
      <w:proofErr w:type="spellEnd"/>
      <w:r>
        <w:rPr>
          <w:sz w:val="28"/>
          <w:szCs w:val="28"/>
        </w:rPr>
        <w:t xml:space="preserve"> ("Name: </w:t>
      </w:r>
      <w:proofErr w:type="spellStart"/>
      <w:r>
        <w:rPr>
          <w:sz w:val="28"/>
          <w:szCs w:val="28"/>
        </w:rPr>
        <w:t>MadhuriChowdary</w:t>
      </w:r>
      <w:proofErr w:type="spellEnd"/>
      <w:r>
        <w:rPr>
          <w:sz w:val="28"/>
          <w:szCs w:val="28"/>
        </w:rPr>
        <w:t>”)</w:t>
      </w:r>
    </w:p>
    <w:p w:rsidR="00CC2888" w:rsidRPr="00815693" w:rsidRDefault="00CC2888" w:rsidP="00CC2888">
      <w:pPr>
        <w:rPr>
          <w:sz w:val="28"/>
          <w:szCs w:val="28"/>
        </w:rPr>
      </w:pPr>
      <w:r>
        <w:rPr>
          <w:sz w:val="28"/>
          <w:szCs w:val="28"/>
        </w:rPr>
        <w:t xml:space="preserve">       </w:t>
      </w:r>
      <w:proofErr w:type="spellStart"/>
      <w:r>
        <w:rPr>
          <w:sz w:val="28"/>
          <w:szCs w:val="28"/>
        </w:rPr>
        <w:t>S</w:t>
      </w:r>
      <w:r w:rsidRPr="00815693">
        <w:rPr>
          <w:sz w:val="28"/>
          <w:szCs w:val="28"/>
        </w:rPr>
        <w:t>yst</w:t>
      </w:r>
      <w:r>
        <w:rPr>
          <w:sz w:val="28"/>
          <w:szCs w:val="28"/>
        </w:rPr>
        <w:t>em.out</w:t>
      </w:r>
      <w:proofErr w:type="spellEnd"/>
      <w:r>
        <w:rPr>
          <w:sz w:val="28"/>
          <w:szCs w:val="28"/>
        </w:rPr>
        <w:t xml:space="preserve"> .</w:t>
      </w:r>
      <w:proofErr w:type="spellStart"/>
      <w:proofErr w:type="gramStart"/>
      <w:r>
        <w:rPr>
          <w:sz w:val="28"/>
          <w:szCs w:val="28"/>
        </w:rPr>
        <w:t>println</w:t>
      </w:r>
      <w:proofErr w:type="spellEnd"/>
      <w:r>
        <w:rPr>
          <w:sz w:val="28"/>
          <w:szCs w:val="28"/>
        </w:rPr>
        <w:t>(</w:t>
      </w:r>
      <w:proofErr w:type="gramEnd"/>
      <w:r>
        <w:rPr>
          <w:sz w:val="28"/>
          <w:szCs w:val="28"/>
        </w:rPr>
        <w:t>"Section: CSE-B”</w:t>
      </w:r>
      <w:r w:rsidRPr="00815693">
        <w:rPr>
          <w:sz w:val="28"/>
          <w:szCs w:val="28"/>
        </w:rPr>
        <w:t>);</w:t>
      </w:r>
    </w:p>
    <w:p w:rsidR="00CC2888" w:rsidRPr="00815693" w:rsidRDefault="00CC2888" w:rsidP="00CC2888">
      <w:pPr>
        <w:rPr>
          <w:sz w:val="28"/>
          <w:szCs w:val="28"/>
        </w:rPr>
      </w:pPr>
      <w:r>
        <w:rPr>
          <w:sz w:val="28"/>
          <w:szCs w:val="28"/>
        </w:rPr>
        <w:t xml:space="preserve">       </w:t>
      </w:r>
      <w:proofErr w:type="spellStart"/>
      <w:r>
        <w:rPr>
          <w:sz w:val="28"/>
          <w:szCs w:val="28"/>
        </w:rPr>
        <w:t>System.out</w:t>
      </w:r>
      <w:proofErr w:type="spellEnd"/>
      <w:r>
        <w:rPr>
          <w:sz w:val="28"/>
          <w:szCs w:val="28"/>
        </w:rPr>
        <w:t xml:space="preserve">. </w:t>
      </w:r>
      <w:proofErr w:type="spellStart"/>
      <w:r>
        <w:rPr>
          <w:sz w:val="28"/>
          <w:szCs w:val="28"/>
        </w:rPr>
        <w:t>printIn</w:t>
      </w:r>
      <w:proofErr w:type="spellEnd"/>
      <w:r>
        <w:rPr>
          <w:sz w:val="28"/>
          <w:szCs w:val="28"/>
        </w:rPr>
        <w:t xml:space="preserve"> ("</w:t>
      </w:r>
      <w:proofErr w:type="spellStart"/>
      <w:r>
        <w:rPr>
          <w:sz w:val="28"/>
          <w:szCs w:val="28"/>
        </w:rPr>
        <w:t>Rollno</w:t>
      </w:r>
      <w:proofErr w:type="spellEnd"/>
      <w:r w:rsidRPr="00815693">
        <w:rPr>
          <w:sz w:val="28"/>
          <w:szCs w:val="28"/>
        </w:rPr>
        <w:t>:</w:t>
      </w:r>
      <w:r w:rsidRPr="006C0A3A">
        <w:rPr>
          <w:sz w:val="28"/>
          <w:szCs w:val="28"/>
        </w:rPr>
        <w:t xml:space="preserve"> </w:t>
      </w:r>
      <w:r>
        <w:rPr>
          <w:sz w:val="28"/>
          <w:szCs w:val="28"/>
        </w:rPr>
        <w:t>AV.SC.U4CSE</w:t>
      </w:r>
      <w:r w:rsidRPr="00815693">
        <w:rPr>
          <w:sz w:val="28"/>
          <w:szCs w:val="28"/>
        </w:rPr>
        <w:t xml:space="preserve"> 24106");</w:t>
      </w:r>
    </w:p>
    <w:p w:rsidR="00CC2888" w:rsidRDefault="00CC2888" w:rsidP="00CC2888">
      <w:pPr>
        <w:rPr>
          <w:sz w:val="28"/>
          <w:szCs w:val="28"/>
        </w:rPr>
      </w:pPr>
      <w:r>
        <w:rPr>
          <w:sz w:val="28"/>
          <w:szCs w:val="28"/>
        </w:rPr>
        <w:t xml:space="preserve">       </w:t>
      </w:r>
      <w:r w:rsidRPr="00815693">
        <w:rPr>
          <w:sz w:val="28"/>
          <w:szCs w:val="28"/>
        </w:rPr>
        <w:t>}</w:t>
      </w:r>
    </w:p>
    <w:p w:rsidR="00CC2888" w:rsidRPr="00933EEA" w:rsidRDefault="00CC2888" w:rsidP="00CC2888">
      <w:pPr>
        <w:rPr>
          <w:sz w:val="28"/>
          <w:szCs w:val="28"/>
        </w:rPr>
      </w:pPr>
      <w:r>
        <w:rPr>
          <w:sz w:val="28"/>
          <w:szCs w:val="28"/>
        </w:rPr>
        <w:t xml:space="preserve"> </w:t>
      </w:r>
      <w:r>
        <w:rPr>
          <w:sz w:val="32"/>
          <w:szCs w:val="32"/>
        </w:rPr>
        <w:t>}</w:t>
      </w:r>
    </w:p>
    <w:p w:rsidR="00CC2888" w:rsidRPr="00C72E76" w:rsidRDefault="00CC2888" w:rsidP="00CC2888">
      <w:pPr>
        <w:rPr>
          <w:b/>
          <w:sz w:val="32"/>
        </w:rPr>
      </w:pPr>
      <w:r w:rsidRPr="00C72E76">
        <w:rPr>
          <w:b/>
          <w:sz w:val="32"/>
        </w:rPr>
        <w:t>Output:</w:t>
      </w:r>
    </w:p>
    <w:p w:rsidR="00CC2888" w:rsidRDefault="00CC2888" w:rsidP="00CC2888">
      <w:pPr>
        <w:rPr>
          <w:sz w:val="28"/>
          <w:szCs w:val="28"/>
        </w:rPr>
      </w:pPr>
      <w:r w:rsidRPr="00815693">
        <w:rPr>
          <w:sz w:val="28"/>
          <w:szCs w:val="28"/>
        </w:rPr>
        <w:t>Name:</w:t>
      </w:r>
      <w:r>
        <w:rPr>
          <w:sz w:val="28"/>
          <w:szCs w:val="28"/>
        </w:rPr>
        <w:t xml:space="preserve"> </w:t>
      </w:r>
      <w:proofErr w:type="spellStart"/>
      <w:r>
        <w:rPr>
          <w:sz w:val="28"/>
          <w:szCs w:val="28"/>
        </w:rPr>
        <w:t>Madhuri</w:t>
      </w:r>
      <w:r w:rsidRPr="00815693">
        <w:rPr>
          <w:sz w:val="28"/>
          <w:szCs w:val="28"/>
        </w:rPr>
        <w:t>Chowdary</w:t>
      </w:r>
      <w:proofErr w:type="spellEnd"/>
    </w:p>
    <w:p w:rsidR="00CC2888" w:rsidRDefault="00CC2888" w:rsidP="00CC2888">
      <w:pPr>
        <w:rPr>
          <w:sz w:val="28"/>
          <w:szCs w:val="28"/>
        </w:rPr>
      </w:pPr>
      <w:proofErr w:type="spellStart"/>
      <w:r>
        <w:rPr>
          <w:sz w:val="28"/>
          <w:szCs w:val="28"/>
        </w:rPr>
        <w:t>Section</w:t>
      </w:r>
      <w:proofErr w:type="gramStart"/>
      <w:r>
        <w:rPr>
          <w:sz w:val="28"/>
          <w:szCs w:val="28"/>
        </w:rPr>
        <w:t>:CSE</w:t>
      </w:r>
      <w:proofErr w:type="spellEnd"/>
      <w:proofErr w:type="gramEnd"/>
      <w:r>
        <w:rPr>
          <w:sz w:val="28"/>
          <w:szCs w:val="28"/>
        </w:rPr>
        <w:t>-B</w:t>
      </w:r>
    </w:p>
    <w:p w:rsidR="00CC2888" w:rsidRDefault="00CC2888" w:rsidP="00CC2888">
      <w:pPr>
        <w:rPr>
          <w:sz w:val="28"/>
          <w:szCs w:val="28"/>
        </w:rPr>
      </w:pPr>
      <w:r>
        <w:rPr>
          <w:sz w:val="28"/>
          <w:szCs w:val="28"/>
        </w:rPr>
        <w:t>RollNo</w:t>
      </w:r>
      <w:proofErr w:type="gramStart"/>
      <w:r>
        <w:rPr>
          <w:sz w:val="28"/>
          <w:szCs w:val="28"/>
        </w:rPr>
        <w:t>:AV.SC.U4CSE24106</w:t>
      </w:r>
      <w:proofErr w:type="gramEnd"/>
    </w:p>
    <w:p w:rsidR="00CC2888" w:rsidRDefault="00CC2888" w:rsidP="00CC2888">
      <w:pPr>
        <w:spacing w:before="0" w:beforeAutospacing="0" w:line="259" w:lineRule="auto"/>
        <w:rPr>
          <w:sz w:val="28"/>
          <w:szCs w:val="28"/>
        </w:rPr>
      </w:pPr>
      <w:r>
        <w:rPr>
          <w:sz w:val="28"/>
          <w:szCs w:val="28"/>
        </w:rPr>
        <w:br w:type="page"/>
      </w:r>
    </w:p>
    <w:p w:rsidR="00CC2888" w:rsidRDefault="00CC2888" w:rsidP="00CC2888">
      <w:pPr>
        <w:ind w:firstLine="3119"/>
        <w:rPr>
          <w:b/>
          <w:bCs/>
          <w:sz w:val="40"/>
          <w:szCs w:val="40"/>
          <w:u w:val="double"/>
        </w:rPr>
      </w:pPr>
      <w:r>
        <w:rPr>
          <w:sz w:val="36"/>
          <w:szCs w:val="36"/>
        </w:rPr>
        <w:lastRenderedPageBreak/>
        <w:t xml:space="preserve">  </w:t>
      </w:r>
      <w:r w:rsidRPr="00E97070">
        <w:rPr>
          <w:sz w:val="36"/>
          <w:szCs w:val="36"/>
        </w:rPr>
        <w:t xml:space="preserve">  </w:t>
      </w:r>
      <w:r w:rsidRPr="00E97070">
        <w:rPr>
          <w:b/>
          <w:bCs/>
          <w:sz w:val="40"/>
          <w:szCs w:val="40"/>
          <w:u w:val="double"/>
        </w:rPr>
        <w:t>WEEK-2</w:t>
      </w:r>
    </w:p>
    <w:p w:rsidR="00CC2888" w:rsidRDefault="00CC2888" w:rsidP="00CC2888">
      <w:pPr>
        <w:ind w:left="-284" w:right="-755" w:hanging="283"/>
        <w:rPr>
          <w:b/>
          <w:bCs/>
          <w:sz w:val="32"/>
          <w:szCs w:val="32"/>
        </w:rPr>
      </w:pPr>
      <w:r>
        <w:rPr>
          <w:b/>
          <w:bCs/>
          <w:sz w:val="32"/>
          <w:szCs w:val="32"/>
        </w:rPr>
        <w:t xml:space="preserve"> 1. Write a java program to find the simple </w:t>
      </w:r>
      <w:proofErr w:type="spellStart"/>
      <w:r>
        <w:rPr>
          <w:b/>
          <w:bCs/>
          <w:sz w:val="32"/>
          <w:szCs w:val="32"/>
        </w:rPr>
        <w:t>intrest</w:t>
      </w:r>
      <w:proofErr w:type="spellEnd"/>
      <w:r>
        <w:rPr>
          <w:b/>
          <w:bCs/>
          <w:sz w:val="32"/>
          <w:szCs w:val="32"/>
        </w:rPr>
        <w:t xml:space="preserve"> required values are        taken from the </w:t>
      </w:r>
      <w:proofErr w:type="gramStart"/>
      <w:r>
        <w:rPr>
          <w:b/>
          <w:bCs/>
          <w:sz w:val="32"/>
          <w:szCs w:val="32"/>
        </w:rPr>
        <w:t>user ?</w:t>
      </w:r>
      <w:proofErr w:type="gramEnd"/>
    </w:p>
    <w:p w:rsidR="00CC2888" w:rsidRPr="00140AA5" w:rsidRDefault="00CC2888" w:rsidP="00CC2888">
      <w:pPr>
        <w:ind w:left="-284" w:hanging="283"/>
        <w:rPr>
          <w:b/>
          <w:bCs/>
          <w:sz w:val="24"/>
          <w:szCs w:val="24"/>
          <w:u w:val="double"/>
        </w:rPr>
      </w:pPr>
      <w:r w:rsidRPr="00140AA5">
        <w:rPr>
          <w:sz w:val="24"/>
          <w:szCs w:val="24"/>
        </w:rPr>
        <w:t xml:space="preserve">  </w:t>
      </w:r>
      <w:r w:rsidRPr="00140AA5">
        <w:rPr>
          <w:b/>
          <w:bCs/>
          <w:sz w:val="24"/>
          <w:szCs w:val="24"/>
          <w:u w:val="double"/>
        </w:rPr>
        <w:t>CODE:</w:t>
      </w:r>
    </w:p>
    <w:p w:rsidR="00CC2888" w:rsidRDefault="00CC2888" w:rsidP="00CC2888">
      <w:pPr>
        <w:ind w:left="-284" w:hanging="283"/>
        <w:rPr>
          <w:b/>
          <w:bCs/>
          <w:sz w:val="28"/>
          <w:szCs w:val="28"/>
        </w:rPr>
      </w:pPr>
      <w:r>
        <w:rPr>
          <w:b/>
          <w:bCs/>
          <w:noProof/>
          <w:sz w:val="28"/>
          <w:szCs w:val="28"/>
        </w:rPr>
        <w:drawing>
          <wp:inline distT="0" distB="0" distL="0" distR="0">
            <wp:extent cx="3619500" cy="4057650"/>
            <wp:effectExtent l="19050" t="0" r="0" b="0"/>
            <wp:docPr id="1530" name="Picture 1" descr="C:\Users\91944\OneDrive\Pictures\Screenshots\Screenshot 2025-03-01 184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44\OneDrive\Pictures\Screenshots\Screenshot 2025-03-01 184749.png"/>
                    <pic:cNvPicPr>
                      <a:picLocks noChangeAspect="1" noChangeArrowheads="1"/>
                    </pic:cNvPicPr>
                  </pic:nvPicPr>
                  <pic:blipFill>
                    <a:blip r:embed="rId7"/>
                    <a:srcRect/>
                    <a:stretch>
                      <a:fillRect/>
                    </a:stretch>
                  </pic:blipFill>
                  <pic:spPr bwMode="auto">
                    <a:xfrm>
                      <a:off x="0" y="0"/>
                      <a:ext cx="3619500" cy="4057650"/>
                    </a:xfrm>
                    <a:prstGeom prst="rect">
                      <a:avLst/>
                    </a:prstGeom>
                    <a:noFill/>
                    <a:ln w="9525">
                      <a:noFill/>
                      <a:miter lim="800000"/>
                      <a:headEnd/>
                      <a:tailEnd/>
                    </a:ln>
                  </pic:spPr>
                </pic:pic>
              </a:graphicData>
            </a:graphic>
          </wp:inline>
        </w:drawing>
      </w:r>
    </w:p>
    <w:p w:rsidR="00CC2888" w:rsidRPr="00140AA5" w:rsidRDefault="00CC2888" w:rsidP="00CC2888">
      <w:pPr>
        <w:ind w:left="-284" w:hanging="283"/>
        <w:rPr>
          <w:b/>
          <w:bCs/>
          <w:sz w:val="28"/>
          <w:szCs w:val="28"/>
          <w:u w:val="double"/>
        </w:rPr>
      </w:pPr>
      <w:r w:rsidRPr="00140AA5">
        <w:rPr>
          <w:b/>
          <w:bCs/>
          <w:sz w:val="28"/>
          <w:szCs w:val="28"/>
          <w:u w:val="double"/>
        </w:rPr>
        <w:t>Output:</w:t>
      </w:r>
    </w:p>
    <w:p w:rsidR="00CC2888" w:rsidRDefault="00CC2888" w:rsidP="00CC2888">
      <w:pPr>
        <w:ind w:left="-284" w:hanging="283"/>
        <w:rPr>
          <w:b/>
          <w:bCs/>
          <w:sz w:val="28"/>
          <w:szCs w:val="28"/>
        </w:rPr>
      </w:pPr>
      <w:r>
        <w:rPr>
          <w:b/>
          <w:bCs/>
          <w:noProof/>
          <w:sz w:val="28"/>
          <w:szCs w:val="28"/>
        </w:rPr>
        <w:drawing>
          <wp:inline distT="0" distB="0" distL="0" distR="0">
            <wp:extent cx="5257800" cy="1719058"/>
            <wp:effectExtent l="19050" t="0" r="0" b="0"/>
            <wp:docPr id="1531" name="Picture 2" descr="C:\Users\91944\OneDrive\Pictures\Screenshots\Screenshot 2025-03-01 184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1944\OneDrive\Pictures\Screenshots\Screenshot 2025-03-01 184649.png"/>
                    <pic:cNvPicPr>
                      <a:picLocks noChangeAspect="1" noChangeArrowheads="1"/>
                    </pic:cNvPicPr>
                  </pic:nvPicPr>
                  <pic:blipFill>
                    <a:blip r:embed="rId8"/>
                    <a:srcRect/>
                    <a:stretch>
                      <a:fillRect/>
                    </a:stretch>
                  </pic:blipFill>
                  <pic:spPr bwMode="auto">
                    <a:xfrm>
                      <a:off x="0" y="0"/>
                      <a:ext cx="5265975" cy="1721731"/>
                    </a:xfrm>
                    <a:prstGeom prst="rect">
                      <a:avLst/>
                    </a:prstGeom>
                    <a:noFill/>
                    <a:ln w="9525">
                      <a:noFill/>
                      <a:miter lim="800000"/>
                      <a:headEnd/>
                      <a:tailEnd/>
                    </a:ln>
                  </pic:spPr>
                </pic:pic>
              </a:graphicData>
            </a:graphic>
          </wp:inline>
        </w:drawing>
      </w:r>
    </w:p>
    <w:p w:rsidR="00CC2888" w:rsidRPr="00140AA5" w:rsidRDefault="00CC2888" w:rsidP="00CC2888">
      <w:pPr>
        <w:ind w:left="-284" w:hanging="283"/>
        <w:rPr>
          <w:b/>
          <w:bCs/>
          <w:sz w:val="28"/>
          <w:szCs w:val="28"/>
        </w:rPr>
      </w:pPr>
      <w:r>
        <w:rPr>
          <w:b/>
          <w:bCs/>
          <w:sz w:val="28"/>
          <w:szCs w:val="28"/>
        </w:rPr>
        <w:t xml:space="preserve">                                                            </w:t>
      </w:r>
    </w:p>
    <w:p w:rsidR="00CC2888" w:rsidRDefault="00CC2888" w:rsidP="00CC2888">
      <w:pPr>
        <w:rPr>
          <w:sz w:val="28"/>
          <w:szCs w:val="28"/>
        </w:rPr>
      </w:pPr>
    </w:p>
    <w:p w:rsidR="00CC2888" w:rsidRDefault="00CC2888" w:rsidP="00CC2888">
      <w:pPr>
        <w:spacing w:before="0" w:beforeAutospacing="0" w:line="259" w:lineRule="auto"/>
        <w:rPr>
          <w:b/>
          <w:bCs/>
          <w:sz w:val="28"/>
          <w:szCs w:val="28"/>
        </w:rPr>
      </w:pPr>
      <w:proofErr w:type="gramStart"/>
      <w:r w:rsidRPr="0061290D">
        <w:rPr>
          <w:b/>
          <w:bCs/>
          <w:sz w:val="28"/>
          <w:szCs w:val="28"/>
        </w:rPr>
        <w:lastRenderedPageBreak/>
        <w:t>2.Write</w:t>
      </w:r>
      <w:proofErr w:type="gramEnd"/>
      <w:r w:rsidRPr="0061290D">
        <w:rPr>
          <w:b/>
          <w:bCs/>
          <w:sz w:val="28"/>
          <w:szCs w:val="28"/>
        </w:rPr>
        <w:t xml:space="preserve"> a Java program to find the factorial of a given number ? </w:t>
      </w:r>
    </w:p>
    <w:p w:rsidR="00CC2888" w:rsidRPr="00067B74" w:rsidRDefault="00CC2888" w:rsidP="00CC2888">
      <w:pPr>
        <w:spacing w:before="0" w:beforeAutospacing="0" w:line="259" w:lineRule="auto"/>
        <w:rPr>
          <w:b/>
          <w:bCs/>
          <w:color w:val="000000" w:themeColor="text1"/>
          <w:sz w:val="28"/>
          <w:szCs w:val="28"/>
          <w:u w:val="double"/>
        </w:rPr>
      </w:pPr>
      <w:proofErr w:type="gramStart"/>
      <w:r w:rsidRPr="00067B74">
        <w:rPr>
          <w:b/>
          <w:bCs/>
          <w:color w:val="000000" w:themeColor="text1"/>
          <w:sz w:val="28"/>
          <w:szCs w:val="28"/>
          <w:u w:val="double"/>
        </w:rPr>
        <w:t>CODE :</w:t>
      </w:r>
      <w:proofErr w:type="gramEnd"/>
    </w:p>
    <w:p w:rsidR="00CC2888" w:rsidRDefault="00CC2888" w:rsidP="00CC2888">
      <w:pPr>
        <w:spacing w:before="0" w:beforeAutospacing="0" w:line="259" w:lineRule="auto"/>
        <w:rPr>
          <w:b/>
          <w:bCs/>
          <w:color w:val="000000" w:themeColor="text1"/>
          <w:sz w:val="24"/>
          <w:szCs w:val="24"/>
          <w:u w:val="double"/>
        </w:rPr>
      </w:pPr>
      <w:r>
        <w:rPr>
          <w:b/>
          <w:bCs/>
          <w:noProof/>
          <w:color w:val="000000" w:themeColor="text1"/>
          <w:sz w:val="24"/>
          <w:szCs w:val="24"/>
          <w:u w:val="double"/>
        </w:rPr>
        <w:drawing>
          <wp:inline distT="0" distB="0" distL="0" distR="0">
            <wp:extent cx="2346218" cy="1923898"/>
            <wp:effectExtent l="19050" t="0" r="0" b="0"/>
            <wp:docPr id="1532" name="Picture 4" descr="C:\Users\91944\OneDrive\Pictures\Screenshots\Screenshot 2025-03-02 121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1944\OneDrive\Pictures\Screenshots\Screenshot 2025-03-02 121731.png"/>
                    <pic:cNvPicPr>
                      <a:picLocks noChangeAspect="1" noChangeArrowheads="1"/>
                    </pic:cNvPicPr>
                  </pic:nvPicPr>
                  <pic:blipFill>
                    <a:blip r:embed="rId9"/>
                    <a:srcRect/>
                    <a:stretch>
                      <a:fillRect/>
                    </a:stretch>
                  </pic:blipFill>
                  <pic:spPr bwMode="auto">
                    <a:xfrm>
                      <a:off x="0" y="0"/>
                      <a:ext cx="2347475" cy="1924929"/>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b/>
          <w:bCs/>
          <w:color w:val="000000" w:themeColor="text1"/>
          <w:sz w:val="28"/>
          <w:szCs w:val="28"/>
          <w:u w:val="double"/>
        </w:rPr>
      </w:pPr>
      <w:proofErr w:type="gramStart"/>
      <w:r w:rsidRPr="00067B74">
        <w:rPr>
          <w:b/>
          <w:bCs/>
          <w:color w:val="000000" w:themeColor="text1"/>
          <w:sz w:val="28"/>
          <w:szCs w:val="28"/>
          <w:u w:val="double"/>
        </w:rPr>
        <w:t>Output :</w:t>
      </w:r>
      <w:proofErr w:type="gramEnd"/>
    </w:p>
    <w:p w:rsidR="00CC2888" w:rsidRDefault="00CC2888" w:rsidP="00CC2888">
      <w:pPr>
        <w:spacing w:before="0" w:beforeAutospacing="0" w:line="259" w:lineRule="auto"/>
        <w:rPr>
          <w:b/>
          <w:bCs/>
          <w:color w:val="000000" w:themeColor="text1"/>
          <w:sz w:val="28"/>
          <w:szCs w:val="28"/>
          <w:u w:val="double"/>
        </w:rPr>
      </w:pPr>
      <w:r>
        <w:rPr>
          <w:b/>
          <w:bCs/>
          <w:noProof/>
          <w:color w:val="000000" w:themeColor="text1"/>
          <w:sz w:val="28"/>
          <w:szCs w:val="28"/>
          <w:u w:val="double"/>
        </w:rPr>
        <w:drawing>
          <wp:inline distT="0" distB="0" distL="0" distR="0">
            <wp:extent cx="4286250" cy="970879"/>
            <wp:effectExtent l="19050" t="0" r="0" b="0"/>
            <wp:docPr id="1533" name="Picture 5" descr="C:\Users\91944\OneDrive\Pictures\Screenshots\Screenshot 2025-03-02 121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1944\OneDrive\Pictures\Screenshots\Screenshot 2025-03-02 121715.png"/>
                    <pic:cNvPicPr>
                      <a:picLocks noChangeAspect="1" noChangeArrowheads="1"/>
                    </pic:cNvPicPr>
                  </pic:nvPicPr>
                  <pic:blipFill>
                    <a:blip r:embed="rId10"/>
                    <a:srcRect/>
                    <a:stretch>
                      <a:fillRect/>
                    </a:stretch>
                  </pic:blipFill>
                  <pic:spPr bwMode="auto">
                    <a:xfrm>
                      <a:off x="0" y="0"/>
                      <a:ext cx="4286250" cy="970879"/>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b/>
          <w:bCs/>
          <w:color w:val="000000" w:themeColor="text1"/>
          <w:sz w:val="28"/>
          <w:szCs w:val="28"/>
        </w:rPr>
      </w:pPr>
      <w:r>
        <w:rPr>
          <w:b/>
          <w:bCs/>
          <w:color w:val="000000" w:themeColor="text1"/>
          <w:sz w:val="28"/>
          <w:szCs w:val="28"/>
        </w:rPr>
        <w:t xml:space="preserve">3. Write a java program to print Fibonacci </w:t>
      </w:r>
      <w:proofErr w:type="gramStart"/>
      <w:r>
        <w:rPr>
          <w:b/>
          <w:bCs/>
          <w:color w:val="000000" w:themeColor="text1"/>
          <w:sz w:val="28"/>
          <w:szCs w:val="28"/>
        </w:rPr>
        <w:t>series ?</w:t>
      </w:r>
      <w:proofErr w:type="gramEnd"/>
      <w:r>
        <w:rPr>
          <w:b/>
          <w:bCs/>
          <w:color w:val="000000" w:themeColor="text1"/>
          <w:sz w:val="28"/>
          <w:szCs w:val="28"/>
        </w:rPr>
        <w:t xml:space="preserve"> </w:t>
      </w:r>
    </w:p>
    <w:p w:rsidR="00CC2888" w:rsidRPr="00934AC3" w:rsidRDefault="00CC2888" w:rsidP="00CC2888">
      <w:pPr>
        <w:spacing w:before="0" w:beforeAutospacing="0" w:line="259" w:lineRule="auto"/>
        <w:rPr>
          <w:b/>
          <w:bCs/>
          <w:color w:val="000000" w:themeColor="text1"/>
        </w:rPr>
      </w:pPr>
      <w:r>
        <w:rPr>
          <w:b/>
          <w:bCs/>
          <w:color w:val="000000" w:themeColor="text1"/>
          <w:sz w:val="28"/>
          <w:szCs w:val="28"/>
        </w:rPr>
        <w:t xml:space="preserve">  </w:t>
      </w:r>
      <w:r w:rsidRPr="00934AC3">
        <w:rPr>
          <w:b/>
          <w:bCs/>
          <w:color w:val="000000" w:themeColor="text1"/>
        </w:rPr>
        <w:t>CODE:</w:t>
      </w:r>
    </w:p>
    <w:p w:rsidR="00CC2888" w:rsidRPr="00934AC3" w:rsidRDefault="00CC2888" w:rsidP="00CC2888">
      <w:pPr>
        <w:spacing w:before="0" w:beforeAutospacing="0" w:line="259" w:lineRule="auto"/>
        <w:ind w:left="142"/>
        <w:rPr>
          <w:b/>
          <w:bCs/>
          <w:color w:val="000000" w:themeColor="text1"/>
          <w:sz w:val="20"/>
          <w:szCs w:val="20"/>
        </w:rPr>
      </w:pPr>
      <w:r>
        <w:rPr>
          <w:b/>
          <w:bCs/>
          <w:noProof/>
          <w:color w:val="000000" w:themeColor="text1"/>
          <w:sz w:val="28"/>
          <w:szCs w:val="28"/>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108323" cy="3906316"/>
            <wp:effectExtent l="19050" t="0" r="6477" b="0"/>
            <wp:wrapSquare wrapText="bothSides"/>
            <wp:docPr id="1539" name="Picture 6" descr="C:\Users\91944\OneDrive\Pictures\Screenshots\Screenshot 2025-03-04 1639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91944\OneDrive\Pictures\Screenshots\Screenshot 2025-03-04 163935.png"/>
                    <pic:cNvPicPr>
                      <a:picLocks noChangeAspect="1" noChangeArrowheads="1"/>
                    </pic:cNvPicPr>
                  </pic:nvPicPr>
                  <pic:blipFill>
                    <a:blip r:embed="rId11"/>
                    <a:srcRect/>
                    <a:stretch>
                      <a:fillRect/>
                    </a:stretch>
                  </pic:blipFill>
                  <pic:spPr bwMode="auto">
                    <a:xfrm>
                      <a:off x="0" y="0"/>
                      <a:ext cx="4108323" cy="3906316"/>
                    </a:xfrm>
                    <a:prstGeom prst="rect">
                      <a:avLst/>
                    </a:prstGeom>
                    <a:noFill/>
                    <a:ln w="9525">
                      <a:noFill/>
                      <a:miter lim="800000"/>
                      <a:headEnd/>
                      <a:tailEnd/>
                    </a:ln>
                  </pic:spPr>
                </pic:pic>
              </a:graphicData>
            </a:graphic>
          </wp:anchor>
        </w:drawing>
      </w:r>
      <w:r>
        <w:rPr>
          <w:b/>
          <w:bCs/>
          <w:color w:val="000000" w:themeColor="text1"/>
          <w:sz w:val="28"/>
          <w:szCs w:val="28"/>
        </w:rPr>
        <w:br w:type="textWrapping" w:clear="all"/>
      </w:r>
      <w:r w:rsidRPr="00934AC3">
        <w:rPr>
          <w:b/>
          <w:bCs/>
          <w:color w:val="000000" w:themeColor="text1"/>
          <w:sz w:val="20"/>
          <w:szCs w:val="20"/>
        </w:rPr>
        <w:lastRenderedPageBreak/>
        <w:t>Output:</w:t>
      </w:r>
    </w:p>
    <w:p w:rsidR="00CC2888" w:rsidRDefault="00CC2888" w:rsidP="00CC2888">
      <w:pPr>
        <w:spacing w:before="0" w:beforeAutospacing="0" w:line="259" w:lineRule="auto"/>
        <w:rPr>
          <w:b/>
          <w:bCs/>
          <w:color w:val="000000" w:themeColor="text1"/>
          <w:sz w:val="28"/>
          <w:szCs w:val="28"/>
        </w:rPr>
      </w:pPr>
      <w:r>
        <w:rPr>
          <w:b/>
          <w:bCs/>
          <w:noProof/>
          <w:color w:val="000000" w:themeColor="text1"/>
          <w:sz w:val="28"/>
          <w:szCs w:val="28"/>
        </w:rPr>
        <w:drawing>
          <wp:inline distT="0" distB="0" distL="0" distR="0">
            <wp:extent cx="2782672" cy="1045450"/>
            <wp:effectExtent l="19050" t="0" r="0" b="0"/>
            <wp:docPr id="1540" name="Picture 7" descr="C:\Users\91944\OneDrive\Pictures\Screenshots\Screenshot 2025-03-04 1639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91944\OneDrive\Pictures\Screenshots\Screenshot 2025-03-04 163915.png"/>
                    <pic:cNvPicPr>
                      <a:picLocks noChangeAspect="1" noChangeArrowheads="1"/>
                    </pic:cNvPicPr>
                  </pic:nvPicPr>
                  <pic:blipFill>
                    <a:blip r:embed="rId12"/>
                    <a:srcRect/>
                    <a:stretch>
                      <a:fillRect/>
                    </a:stretch>
                  </pic:blipFill>
                  <pic:spPr bwMode="auto">
                    <a:xfrm>
                      <a:off x="0" y="0"/>
                      <a:ext cx="2789610" cy="1048057"/>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b/>
          <w:bCs/>
          <w:color w:val="000000" w:themeColor="text1"/>
          <w:sz w:val="28"/>
          <w:szCs w:val="28"/>
        </w:rPr>
      </w:pPr>
      <w:r>
        <w:rPr>
          <w:b/>
          <w:bCs/>
          <w:color w:val="000000" w:themeColor="text1"/>
          <w:sz w:val="28"/>
          <w:szCs w:val="28"/>
        </w:rPr>
        <w:t xml:space="preserve">4. Write a java program to print Area of triangle using heron’s </w:t>
      </w:r>
      <w:proofErr w:type="gramStart"/>
      <w:r>
        <w:rPr>
          <w:b/>
          <w:bCs/>
          <w:color w:val="000000" w:themeColor="text1"/>
          <w:sz w:val="28"/>
          <w:szCs w:val="28"/>
        </w:rPr>
        <w:t>formula ?</w:t>
      </w:r>
      <w:proofErr w:type="gramEnd"/>
      <w:r>
        <w:rPr>
          <w:b/>
          <w:bCs/>
          <w:color w:val="000000" w:themeColor="text1"/>
          <w:sz w:val="28"/>
          <w:szCs w:val="28"/>
        </w:rPr>
        <w:t xml:space="preserve"> </w:t>
      </w:r>
    </w:p>
    <w:p w:rsidR="00CC2888" w:rsidRDefault="00CC2888" w:rsidP="00CC2888">
      <w:pPr>
        <w:spacing w:before="0" w:beforeAutospacing="0" w:line="259" w:lineRule="auto"/>
        <w:rPr>
          <w:b/>
          <w:bCs/>
          <w:color w:val="000000" w:themeColor="text1"/>
          <w:sz w:val="28"/>
          <w:szCs w:val="28"/>
        </w:rPr>
      </w:pPr>
      <w:r>
        <w:rPr>
          <w:b/>
          <w:bCs/>
          <w:color w:val="000000" w:themeColor="text1"/>
          <w:sz w:val="28"/>
          <w:szCs w:val="28"/>
        </w:rPr>
        <w:t>CODE:</w:t>
      </w:r>
    </w:p>
    <w:p w:rsidR="00CC2888" w:rsidRDefault="00CC2888" w:rsidP="00CC2888">
      <w:pPr>
        <w:spacing w:before="0" w:beforeAutospacing="0" w:line="259" w:lineRule="auto"/>
        <w:rPr>
          <w:b/>
          <w:bCs/>
          <w:color w:val="000000" w:themeColor="text1"/>
          <w:sz w:val="28"/>
          <w:szCs w:val="28"/>
        </w:rPr>
      </w:pPr>
      <w:r>
        <w:rPr>
          <w:b/>
          <w:bCs/>
          <w:noProof/>
          <w:color w:val="000000" w:themeColor="text1"/>
          <w:sz w:val="28"/>
          <w:szCs w:val="28"/>
        </w:rPr>
        <w:drawing>
          <wp:inline distT="0" distB="0" distL="0" distR="0">
            <wp:extent cx="5727758" cy="4630521"/>
            <wp:effectExtent l="19050" t="0" r="6292" b="0"/>
            <wp:docPr id="1541" name="Picture 8" descr="C:\Users\91944\OneDrive\Pictures\Screenshots\Screenshot 2025-03-04 165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91944\OneDrive\Pictures\Screenshots\Screenshot 2025-03-04 165347.png"/>
                    <pic:cNvPicPr>
                      <a:picLocks noChangeAspect="1" noChangeArrowheads="1"/>
                    </pic:cNvPicPr>
                  </pic:nvPicPr>
                  <pic:blipFill>
                    <a:blip r:embed="rId13"/>
                    <a:srcRect/>
                    <a:stretch>
                      <a:fillRect/>
                    </a:stretch>
                  </pic:blipFill>
                  <pic:spPr bwMode="auto">
                    <a:xfrm>
                      <a:off x="0" y="0"/>
                      <a:ext cx="5731510" cy="4633555"/>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b/>
          <w:bCs/>
          <w:color w:val="000000" w:themeColor="text1"/>
          <w:sz w:val="28"/>
          <w:szCs w:val="28"/>
        </w:rPr>
      </w:pPr>
      <w:r>
        <w:rPr>
          <w:b/>
          <w:bCs/>
          <w:color w:val="000000" w:themeColor="text1"/>
          <w:sz w:val="28"/>
          <w:szCs w:val="28"/>
        </w:rPr>
        <w:t>Output:</w:t>
      </w:r>
    </w:p>
    <w:p w:rsidR="00CC2888" w:rsidRDefault="00CC2888" w:rsidP="00CC2888">
      <w:pPr>
        <w:spacing w:before="0" w:beforeAutospacing="0" w:line="259" w:lineRule="auto"/>
        <w:rPr>
          <w:b/>
          <w:bCs/>
          <w:color w:val="000000" w:themeColor="text1"/>
          <w:sz w:val="28"/>
          <w:szCs w:val="28"/>
        </w:rPr>
      </w:pPr>
      <w:r>
        <w:rPr>
          <w:b/>
          <w:bCs/>
          <w:noProof/>
          <w:color w:val="000000" w:themeColor="text1"/>
          <w:sz w:val="28"/>
          <w:szCs w:val="28"/>
        </w:rPr>
        <w:drawing>
          <wp:inline distT="0" distB="0" distL="0" distR="0">
            <wp:extent cx="5469784" cy="1653235"/>
            <wp:effectExtent l="19050" t="0" r="0" b="0"/>
            <wp:docPr id="1542" name="Picture 9" descr="C:\Users\91944\OneDrive\Pictures\Screenshots\Screenshot 2025-03-04 165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1944\OneDrive\Pictures\Screenshots\Screenshot 2025-03-04 165328.png"/>
                    <pic:cNvPicPr>
                      <a:picLocks noChangeAspect="1" noChangeArrowheads="1"/>
                    </pic:cNvPicPr>
                  </pic:nvPicPr>
                  <pic:blipFill>
                    <a:blip r:embed="rId14"/>
                    <a:srcRect/>
                    <a:stretch>
                      <a:fillRect/>
                    </a:stretch>
                  </pic:blipFill>
                  <pic:spPr bwMode="auto">
                    <a:xfrm>
                      <a:off x="0" y="0"/>
                      <a:ext cx="5472986" cy="1654203"/>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b/>
          <w:bCs/>
          <w:color w:val="000000" w:themeColor="text1"/>
          <w:sz w:val="28"/>
          <w:szCs w:val="28"/>
        </w:rPr>
      </w:pPr>
      <w:proofErr w:type="gramStart"/>
      <w:r>
        <w:rPr>
          <w:b/>
          <w:bCs/>
          <w:color w:val="000000" w:themeColor="text1"/>
          <w:sz w:val="28"/>
          <w:szCs w:val="28"/>
        </w:rPr>
        <w:lastRenderedPageBreak/>
        <w:t>5.Write</w:t>
      </w:r>
      <w:proofErr w:type="gramEnd"/>
      <w:r>
        <w:rPr>
          <w:b/>
          <w:bCs/>
          <w:color w:val="000000" w:themeColor="text1"/>
          <w:sz w:val="28"/>
          <w:szCs w:val="28"/>
        </w:rPr>
        <w:t xml:space="preserve"> a java program to convert temperature from Celsius to Fahrenheit and vice versa</w:t>
      </w:r>
    </w:p>
    <w:p w:rsidR="00CC2888" w:rsidRDefault="00CC2888" w:rsidP="00CC2888">
      <w:pPr>
        <w:spacing w:before="0" w:beforeAutospacing="0" w:line="259" w:lineRule="auto"/>
        <w:rPr>
          <w:b/>
          <w:bCs/>
          <w:color w:val="000000" w:themeColor="text1"/>
          <w:sz w:val="28"/>
          <w:szCs w:val="28"/>
        </w:rPr>
      </w:pPr>
      <w:r>
        <w:rPr>
          <w:b/>
          <w:bCs/>
          <w:color w:val="000000" w:themeColor="text1"/>
          <w:sz w:val="28"/>
          <w:szCs w:val="28"/>
        </w:rPr>
        <w:t>CODE:</w:t>
      </w:r>
    </w:p>
    <w:p w:rsidR="00CC2888" w:rsidRDefault="00CC2888" w:rsidP="00CC2888">
      <w:pPr>
        <w:spacing w:before="0" w:beforeAutospacing="0" w:line="259" w:lineRule="auto"/>
        <w:rPr>
          <w:b/>
          <w:bCs/>
          <w:color w:val="000000" w:themeColor="text1"/>
          <w:sz w:val="28"/>
          <w:szCs w:val="28"/>
        </w:rPr>
      </w:pPr>
      <w:r>
        <w:rPr>
          <w:b/>
          <w:bCs/>
          <w:noProof/>
          <w:color w:val="000000" w:themeColor="text1"/>
          <w:sz w:val="28"/>
          <w:szCs w:val="28"/>
        </w:rPr>
        <w:drawing>
          <wp:inline distT="0" distB="0" distL="0" distR="0">
            <wp:extent cx="5875361" cy="5699052"/>
            <wp:effectExtent l="19050" t="0" r="0" b="0"/>
            <wp:docPr id="1543" name="Picture 10" descr="C:\Users\91944\OneDrive\Pictures\Screenshots\Screenshot 2025-03-04 171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1944\OneDrive\Pictures\Screenshots\Screenshot 2025-03-04 171117.png"/>
                    <pic:cNvPicPr>
                      <a:picLocks noChangeAspect="1" noChangeArrowheads="1"/>
                    </pic:cNvPicPr>
                  </pic:nvPicPr>
                  <pic:blipFill>
                    <a:blip r:embed="rId15"/>
                    <a:srcRect/>
                    <a:stretch>
                      <a:fillRect/>
                    </a:stretch>
                  </pic:blipFill>
                  <pic:spPr bwMode="auto">
                    <a:xfrm>
                      <a:off x="0" y="0"/>
                      <a:ext cx="5879393" cy="5702963"/>
                    </a:xfrm>
                    <a:prstGeom prst="rect">
                      <a:avLst/>
                    </a:prstGeom>
                    <a:noFill/>
                    <a:ln w="9525">
                      <a:noFill/>
                      <a:miter lim="800000"/>
                      <a:headEnd/>
                      <a:tailEnd/>
                    </a:ln>
                  </pic:spPr>
                </pic:pic>
              </a:graphicData>
            </a:graphic>
          </wp:inline>
        </w:drawing>
      </w:r>
      <w:r>
        <w:rPr>
          <w:b/>
          <w:bCs/>
          <w:color w:val="000000" w:themeColor="text1"/>
          <w:sz w:val="28"/>
          <w:szCs w:val="28"/>
        </w:rPr>
        <w:t xml:space="preserve"> </w:t>
      </w:r>
    </w:p>
    <w:p w:rsidR="00CC2888" w:rsidRDefault="00CC2888" w:rsidP="00CC2888">
      <w:pPr>
        <w:spacing w:before="0" w:beforeAutospacing="0" w:line="259" w:lineRule="auto"/>
        <w:rPr>
          <w:b/>
          <w:bCs/>
          <w:color w:val="000000" w:themeColor="text1"/>
          <w:sz w:val="28"/>
          <w:szCs w:val="28"/>
        </w:rPr>
      </w:pPr>
    </w:p>
    <w:p w:rsidR="00CC2888" w:rsidRPr="00A94665" w:rsidRDefault="00CC2888" w:rsidP="00CC2888">
      <w:pPr>
        <w:spacing w:before="0" w:beforeAutospacing="0" w:line="259" w:lineRule="auto"/>
        <w:rPr>
          <w:b/>
          <w:bCs/>
          <w:color w:val="000000" w:themeColor="text1"/>
          <w:sz w:val="28"/>
          <w:szCs w:val="28"/>
        </w:rPr>
      </w:pPr>
      <w:r>
        <w:rPr>
          <w:b/>
          <w:bCs/>
          <w:color w:val="000000" w:themeColor="text1"/>
          <w:sz w:val="28"/>
          <w:szCs w:val="28"/>
        </w:rPr>
        <w:t>Output:</w:t>
      </w:r>
    </w:p>
    <w:p w:rsidR="00CC2888" w:rsidRDefault="00CC2888" w:rsidP="00CC2888">
      <w:pPr>
        <w:rPr>
          <w:sz w:val="28"/>
          <w:szCs w:val="28"/>
        </w:rPr>
      </w:pPr>
      <w:r>
        <w:rPr>
          <w:b/>
          <w:bCs/>
          <w:noProof/>
          <w:color w:val="000000" w:themeColor="text1"/>
          <w:sz w:val="28"/>
          <w:szCs w:val="28"/>
        </w:rPr>
        <w:drawing>
          <wp:inline distT="0" distB="0" distL="0" distR="0">
            <wp:extent cx="5731510" cy="1157525"/>
            <wp:effectExtent l="19050" t="0" r="2540" b="0"/>
            <wp:docPr id="1544" name="Picture 11" descr="C:\Users\91944\OneDrive\Pictures\Screenshots\Screenshot 2025-03-04 171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91944\OneDrive\Pictures\Screenshots\Screenshot 2025-03-04 171034.png"/>
                    <pic:cNvPicPr>
                      <a:picLocks noChangeAspect="1" noChangeArrowheads="1"/>
                    </pic:cNvPicPr>
                  </pic:nvPicPr>
                  <pic:blipFill>
                    <a:blip r:embed="rId16"/>
                    <a:srcRect/>
                    <a:stretch>
                      <a:fillRect/>
                    </a:stretch>
                  </pic:blipFill>
                  <pic:spPr bwMode="auto">
                    <a:xfrm>
                      <a:off x="0" y="0"/>
                      <a:ext cx="5731510" cy="1157525"/>
                    </a:xfrm>
                    <a:prstGeom prst="rect">
                      <a:avLst/>
                    </a:prstGeom>
                    <a:noFill/>
                    <a:ln w="9525">
                      <a:noFill/>
                      <a:miter lim="800000"/>
                      <a:headEnd/>
                      <a:tailEnd/>
                    </a:ln>
                  </pic:spPr>
                </pic:pic>
              </a:graphicData>
            </a:graphic>
          </wp:inline>
        </w:drawing>
      </w:r>
    </w:p>
    <w:p w:rsidR="00CC2888" w:rsidRPr="002F29A0" w:rsidRDefault="00CC2888" w:rsidP="00CC2888">
      <w:pPr>
        <w:spacing w:before="0" w:beforeAutospacing="0" w:line="259" w:lineRule="auto"/>
        <w:ind w:left="2127"/>
        <w:rPr>
          <w:b/>
          <w:bCs/>
          <w:color w:val="C45911" w:themeColor="accent2" w:themeShade="BF"/>
          <w:sz w:val="36"/>
          <w:szCs w:val="36"/>
        </w:rPr>
      </w:pPr>
      <w:r>
        <w:rPr>
          <w:sz w:val="28"/>
          <w:szCs w:val="28"/>
        </w:rPr>
        <w:lastRenderedPageBreak/>
        <w:t xml:space="preserve">                      </w:t>
      </w:r>
      <w:r w:rsidRPr="002F29A0">
        <w:rPr>
          <w:b/>
          <w:bCs/>
          <w:color w:val="C45911" w:themeColor="accent2" w:themeShade="BF"/>
          <w:sz w:val="36"/>
          <w:szCs w:val="36"/>
        </w:rPr>
        <w:t>WEEK-3</w:t>
      </w:r>
    </w:p>
    <w:p w:rsidR="00CC2888" w:rsidRPr="005A01A9" w:rsidRDefault="00CC2888" w:rsidP="00CC2888">
      <w:pPr>
        <w:spacing w:before="0" w:beforeAutospacing="0" w:line="259" w:lineRule="auto"/>
        <w:rPr>
          <w:b/>
          <w:bCs/>
          <w:sz w:val="28"/>
          <w:szCs w:val="28"/>
        </w:rPr>
      </w:pPr>
      <w:proofErr w:type="gramStart"/>
      <w:r>
        <w:rPr>
          <w:sz w:val="32"/>
          <w:szCs w:val="32"/>
        </w:rPr>
        <w:t>1</w:t>
      </w:r>
      <w:r w:rsidRPr="005A01A9">
        <w:rPr>
          <w:sz w:val="28"/>
          <w:szCs w:val="28"/>
        </w:rPr>
        <w:t>.</w:t>
      </w:r>
      <w:r w:rsidRPr="005A01A9">
        <w:rPr>
          <w:b/>
          <w:bCs/>
          <w:sz w:val="28"/>
          <w:szCs w:val="28"/>
        </w:rPr>
        <w:t>Create</w:t>
      </w:r>
      <w:proofErr w:type="gramEnd"/>
      <w:r w:rsidRPr="005A01A9">
        <w:rPr>
          <w:b/>
          <w:bCs/>
          <w:sz w:val="28"/>
          <w:szCs w:val="28"/>
        </w:rPr>
        <w:t xml:space="preserve"> a java program to the following instructions?</w:t>
      </w:r>
    </w:p>
    <w:p w:rsidR="00CC2888" w:rsidRPr="005A01A9" w:rsidRDefault="00CC2888" w:rsidP="00CC2888">
      <w:pPr>
        <w:pStyle w:val="ListParagraph"/>
        <w:numPr>
          <w:ilvl w:val="0"/>
          <w:numId w:val="1"/>
        </w:numPr>
        <w:spacing w:before="0" w:beforeAutospacing="0" w:line="259" w:lineRule="auto"/>
        <w:rPr>
          <w:sz w:val="24"/>
          <w:szCs w:val="24"/>
        </w:rPr>
      </w:pPr>
      <w:r w:rsidRPr="005A01A9">
        <w:rPr>
          <w:sz w:val="24"/>
          <w:szCs w:val="24"/>
        </w:rPr>
        <w:t>Create a class with name car</w:t>
      </w:r>
    </w:p>
    <w:p w:rsidR="00CC2888" w:rsidRPr="005A01A9" w:rsidRDefault="00CC2888" w:rsidP="00CC2888">
      <w:pPr>
        <w:pStyle w:val="ListParagraph"/>
        <w:numPr>
          <w:ilvl w:val="0"/>
          <w:numId w:val="1"/>
        </w:numPr>
        <w:spacing w:before="0" w:beforeAutospacing="0" w:line="259" w:lineRule="auto"/>
        <w:rPr>
          <w:sz w:val="24"/>
          <w:szCs w:val="24"/>
        </w:rPr>
      </w:pPr>
      <w:r w:rsidRPr="005A01A9">
        <w:rPr>
          <w:sz w:val="24"/>
          <w:szCs w:val="24"/>
        </w:rPr>
        <w:t xml:space="preserve">Create four attributes names – </w:t>
      </w:r>
      <w:proofErr w:type="spellStart"/>
      <w:r w:rsidRPr="005A01A9">
        <w:rPr>
          <w:sz w:val="24"/>
          <w:szCs w:val="24"/>
        </w:rPr>
        <w:t>carcolour,carbrand,fueltype,mileage</w:t>
      </w:r>
      <w:proofErr w:type="spellEnd"/>
    </w:p>
    <w:p w:rsidR="00CC2888" w:rsidRPr="005A01A9" w:rsidRDefault="00CC2888" w:rsidP="00CC2888">
      <w:pPr>
        <w:pStyle w:val="ListParagraph"/>
        <w:numPr>
          <w:ilvl w:val="0"/>
          <w:numId w:val="1"/>
        </w:numPr>
        <w:spacing w:before="0" w:beforeAutospacing="0" w:line="259" w:lineRule="auto"/>
        <w:rPr>
          <w:sz w:val="24"/>
          <w:szCs w:val="24"/>
        </w:rPr>
      </w:pPr>
      <w:r w:rsidRPr="005A01A9">
        <w:rPr>
          <w:sz w:val="24"/>
          <w:szCs w:val="24"/>
        </w:rPr>
        <w:t>Create three methods named – start ,</w:t>
      </w:r>
      <w:proofErr w:type="spellStart"/>
      <w:r w:rsidRPr="005A01A9">
        <w:rPr>
          <w:sz w:val="24"/>
          <w:szCs w:val="24"/>
        </w:rPr>
        <w:t>stop,service</w:t>
      </w:r>
      <w:proofErr w:type="spellEnd"/>
    </w:p>
    <w:p w:rsidR="00CC2888" w:rsidRPr="005A01A9" w:rsidRDefault="00CC2888" w:rsidP="00CC2888">
      <w:pPr>
        <w:pStyle w:val="ListParagraph"/>
        <w:numPr>
          <w:ilvl w:val="0"/>
          <w:numId w:val="1"/>
        </w:numPr>
        <w:spacing w:before="0" w:beforeAutospacing="0" w:line="259" w:lineRule="auto"/>
        <w:rPr>
          <w:sz w:val="24"/>
          <w:szCs w:val="24"/>
        </w:rPr>
      </w:pPr>
      <w:r w:rsidRPr="005A01A9">
        <w:rPr>
          <w:sz w:val="24"/>
          <w:szCs w:val="24"/>
        </w:rPr>
        <w:t>Create three objects named – c1, c2</w:t>
      </w:r>
      <w:proofErr w:type="gramStart"/>
      <w:r w:rsidRPr="005A01A9">
        <w:rPr>
          <w:sz w:val="24"/>
          <w:szCs w:val="24"/>
        </w:rPr>
        <w:t>,c3</w:t>
      </w:r>
      <w:proofErr w:type="gramEnd"/>
      <w:r w:rsidRPr="005A01A9">
        <w:rPr>
          <w:sz w:val="24"/>
          <w:szCs w:val="24"/>
        </w:rPr>
        <w:t>.</w:t>
      </w:r>
    </w:p>
    <w:p w:rsidR="00CC2888" w:rsidRPr="00AC40C6" w:rsidRDefault="00CC2888" w:rsidP="00CC2888">
      <w:pPr>
        <w:pStyle w:val="ListParagraph"/>
        <w:numPr>
          <w:ilvl w:val="0"/>
          <w:numId w:val="1"/>
        </w:numPr>
        <w:spacing w:before="0" w:beforeAutospacing="0" w:line="259" w:lineRule="auto"/>
        <w:rPr>
          <w:sz w:val="28"/>
          <w:szCs w:val="28"/>
        </w:rPr>
      </w:pPr>
      <w:r w:rsidRPr="005A01A9">
        <w:rPr>
          <w:sz w:val="24"/>
          <w:szCs w:val="24"/>
        </w:rPr>
        <w:t xml:space="preserve">Create a constructor with parameter - </w:t>
      </w:r>
      <w:proofErr w:type="spellStart"/>
      <w:r w:rsidRPr="005A01A9">
        <w:rPr>
          <w:sz w:val="24"/>
          <w:szCs w:val="24"/>
        </w:rPr>
        <w:t>carcolour</w:t>
      </w:r>
      <w:proofErr w:type="gramStart"/>
      <w:r w:rsidRPr="005A01A9">
        <w:rPr>
          <w:sz w:val="24"/>
          <w:szCs w:val="24"/>
        </w:rPr>
        <w:t>,carbrand,fueltype,mileage</w:t>
      </w:r>
      <w:proofErr w:type="spellEnd"/>
      <w:proofErr w:type="gramEnd"/>
      <w:r>
        <w:rPr>
          <w:sz w:val="28"/>
          <w:szCs w:val="28"/>
        </w:rPr>
        <w:t>.</w:t>
      </w:r>
    </w:p>
    <w:p w:rsidR="00CC2888" w:rsidRDefault="00CC2888" w:rsidP="00CC2888">
      <w:pPr>
        <w:spacing w:before="0" w:beforeAutospacing="0" w:line="259" w:lineRule="auto"/>
        <w:rPr>
          <w:b/>
          <w:bCs/>
          <w:sz w:val="28"/>
          <w:szCs w:val="28"/>
        </w:rPr>
      </w:pPr>
      <w:r w:rsidRPr="005A01A9">
        <w:rPr>
          <w:b/>
          <w:bCs/>
          <w:sz w:val="28"/>
          <w:szCs w:val="28"/>
        </w:rPr>
        <w:t>CODE:</w:t>
      </w:r>
      <w:r w:rsidRPr="005A01A9">
        <w:rPr>
          <w:b/>
          <w:bCs/>
          <w:noProof/>
          <w:sz w:val="28"/>
          <w:szCs w:val="28"/>
        </w:rPr>
        <w:t xml:space="preserve"> </w:t>
      </w:r>
    </w:p>
    <w:p w:rsidR="00CC2888" w:rsidRPr="005A01A9" w:rsidRDefault="00CC2888" w:rsidP="00CC2888">
      <w:pPr>
        <w:spacing w:before="0" w:beforeAutospacing="0" w:line="259" w:lineRule="auto"/>
        <w:rPr>
          <w:del w:id="0" w:author="Ravi Guntur" w:date="2025-02-05T22:55:00Z"/>
          <w:b/>
          <w:bCs/>
          <w:sz w:val="28"/>
          <w:szCs w:val="28"/>
        </w:rPr>
      </w:pPr>
      <w:r>
        <w:rPr>
          <w:b/>
          <w:bCs/>
          <w:noProof/>
          <w:sz w:val="28"/>
          <w:szCs w:val="28"/>
        </w:rPr>
        <w:drawing>
          <wp:inline distT="0" distB="0" distL="0" distR="0">
            <wp:extent cx="4629150" cy="5715000"/>
            <wp:effectExtent l="19050" t="0" r="0" b="0"/>
            <wp:docPr id="1545" name="Picture 1" descr="C:\Users\91944\OneDrive\Pictures\Screenshots\Screenshot 2025-03-08 0138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44\OneDrive\Pictures\Screenshots\Screenshot 2025-03-08 013836.png"/>
                    <pic:cNvPicPr>
                      <a:picLocks noChangeAspect="1" noChangeArrowheads="1"/>
                    </pic:cNvPicPr>
                  </pic:nvPicPr>
                  <pic:blipFill>
                    <a:blip r:embed="rId17"/>
                    <a:srcRect/>
                    <a:stretch>
                      <a:fillRect/>
                    </a:stretch>
                  </pic:blipFill>
                  <pic:spPr bwMode="auto">
                    <a:xfrm>
                      <a:off x="0" y="0"/>
                      <a:ext cx="4629150" cy="5715000"/>
                    </a:xfrm>
                    <a:prstGeom prst="rect">
                      <a:avLst/>
                    </a:prstGeom>
                    <a:noFill/>
                    <a:ln w="9525">
                      <a:noFill/>
                      <a:miter lim="800000"/>
                      <a:headEnd/>
                      <a:tailEnd/>
                    </a:ln>
                  </pic:spPr>
                </pic:pic>
              </a:graphicData>
            </a:graphic>
          </wp:inline>
        </w:drawing>
      </w:r>
    </w:p>
    <w:p w:rsidR="00CC2888" w:rsidRDefault="00CC2888" w:rsidP="00CC2888">
      <w:pPr>
        <w:ind w:left="-567"/>
        <w:rPr>
          <w:b/>
          <w:bCs/>
          <w:sz w:val="28"/>
          <w:szCs w:val="28"/>
        </w:rPr>
      </w:pPr>
      <w:r w:rsidRPr="005A01A9">
        <w:rPr>
          <w:b/>
          <w:bCs/>
          <w:sz w:val="28"/>
          <w:szCs w:val="28"/>
        </w:rPr>
        <w:t xml:space="preserve">     </w:t>
      </w:r>
    </w:p>
    <w:p w:rsidR="00CC2888" w:rsidRDefault="00CC2888" w:rsidP="00CC2888">
      <w:pPr>
        <w:ind w:left="-567"/>
        <w:rPr>
          <w:b/>
          <w:bCs/>
          <w:sz w:val="28"/>
          <w:szCs w:val="28"/>
        </w:rPr>
      </w:pPr>
    </w:p>
    <w:p w:rsidR="00CC2888" w:rsidRDefault="00CC2888" w:rsidP="00CC2888">
      <w:pPr>
        <w:ind w:left="-567"/>
        <w:rPr>
          <w:b/>
          <w:bCs/>
          <w:sz w:val="28"/>
          <w:szCs w:val="28"/>
        </w:rPr>
      </w:pPr>
      <w:r>
        <w:rPr>
          <w:b/>
          <w:bCs/>
          <w:sz w:val="28"/>
          <w:szCs w:val="28"/>
        </w:rPr>
        <w:lastRenderedPageBreak/>
        <w:t xml:space="preserve">    </w:t>
      </w:r>
      <w:r w:rsidRPr="005A01A9">
        <w:rPr>
          <w:b/>
          <w:bCs/>
          <w:sz w:val="28"/>
          <w:szCs w:val="28"/>
        </w:rPr>
        <w:t>OUTPUT:</w:t>
      </w:r>
    </w:p>
    <w:p w:rsidR="00CC2888" w:rsidRDefault="00CC2888" w:rsidP="00CC2888">
      <w:pPr>
        <w:ind w:left="-567"/>
        <w:rPr>
          <w:b/>
          <w:bCs/>
          <w:sz w:val="28"/>
          <w:szCs w:val="28"/>
        </w:rPr>
      </w:pPr>
      <w:r w:rsidRPr="00C17AB2">
        <w:rPr>
          <w:b/>
          <w:bCs/>
          <w:noProof/>
          <w:sz w:val="28"/>
          <w:szCs w:val="28"/>
        </w:rPr>
        <w:t xml:space="preserve"> </w:t>
      </w:r>
      <w:r>
        <w:rPr>
          <w:b/>
          <w:bCs/>
          <w:noProof/>
          <w:sz w:val="28"/>
          <w:szCs w:val="28"/>
        </w:rPr>
        <w:drawing>
          <wp:inline distT="0" distB="0" distL="0" distR="0">
            <wp:extent cx="5147368" cy="885825"/>
            <wp:effectExtent l="19050" t="0" r="0" b="0"/>
            <wp:docPr id="1546" name="Picture 2" descr="C:\Users\91944\OneDrive\Pictures\Screenshots\Screenshot 2025-03-08 013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1944\OneDrive\Pictures\Screenshots\Screenshot 2025-03-08 013407.png"/>
                    <pic:cNvPicPr>
                      <a:picLocks noChangeAspect="1" noChangeArrowheads="1"/>
                    </pic:cNvPicPr>
                  </pic:nvPicPr>
                  <pic:blipFill>
                    <a:blip r:embed="rId18"/>
                    <a:srcRect/>
                    <a:stretch>
                      <a:fillRect/>
                    </a:stretch>
                  </pic:blipFill>
                  <pic:spPr bwMode="auto">
                    <a:xfrm>
                      <a:off x="0" y="0"/>
                      <a:ext cx="5172078" cy="890077"/>
                    </a:xfrm>
                    <a:prstGeom prst="rect">
                      <a:avLst/>
                    </a:prstGeom>
                    <a:noFill/>
                    <a:ln w="9525">
                      <a:noFill/>
                      <a:miter lim="800000"/>
                      <a:headEnd/>
                      <a:tailEnd/>
                    </a:ln>
                  </pic:spPr>
                </pic:pic>
              </a:graphicData>
            </a:graphic>
          </wp:inline>
        </w:drawing>
      </w:r>
    </w:p>
    <w:p w:rsidR="00CC2888" w:rsidRPr="00C17AB2" w:rsidRDefault="00CC2888" w:rsidP="00CC2888">
      <w:pPr>
        <w:ind w:left="-567"/>
        <w:rPr>
          <w:b/>
          <w:bCs/>
          <w:color w:val="FF0000"/>
          <w:sz w:val="32"/>
          <w:szCs w:val="32"/>
        </w:rPr>
      </w:pPr>
      <w:r w:rsidRPr="005A01A9">
        <w:rPr>
          <w:b/>
          <w:bCs/>
          <w:color w:val="FF0000"/>
          <w:sz w:val="28"/>
          <w:szCs w:val="28"/>
        </w:rPr>
        <w:t xml:space="preserve"> </w:t>
      </w:r>
      <w:r w:rsidRPr="00EA55F9">
        <w:rPr>
          <w:b/>
          <w:bCs/>
          <w:color w:val="FF0000"/>
          <w:sz w:val="32"/>
          <w:szCs w:val="32"/>
        </w:rPr>
        <w:t>Errors:</w:t>
      </w:r>
    </w:p>
    <w:p w:rsidR="00CC2888" w:rsidRDefault="00CC2888" w:rsidP="00CC2888">
      <w:pPr>
        <w:ind w:left="-567"/>
        <w:rPr>
          <w:b/>
          <w:bCs/>
          <w:color w:val="FF0000"/>
          <w:sz w:val="28"/>
          <w:szCs w:val="28"/>
        </w:rPr>
      </w:pPr>
      <w:r>
        <w:rPr>
          <w:b/>
          <w:bCs/>
          <w:noProof/>
          <w:color w:val="FF0000"/>
          <w:sz w:val="28"/>
          <w:szCs w:val="28"/>
        </w:rPr>
        <w:drawing>
          <wp:inline distT="0" distB="0" distL="0" distR="0">
            <wp:extent cx="5199380" cy="1669415"/>
            <wp:effectExtent l="19050" t="0" r="1270" b="0"/>
            <wp:docPr id="1547" name="Picture 3" descr="C:\Users\91944\OneDrive\Pictures\Screenshots\Screenshot 2025-03-08 001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1944\OneDrive\Pictures\Screenshots\Screenshot 2025-03-08 001503.png"/>
                    <pic:cNvPicPr>
                      <a:picLocks noChangeAspect="1" noChangeArrowheads="1"/>
                    </pic:cNvPicPr>
                  </pic:nvPicPr>
                  <pic:blipFill>
                    <a:blip r:embed="rId19"/>
                    <a:srcRect/>
                    <a:stretch>
                      <a:fillRect/>
                    </a:stretch>
                  </pic:blipFill>
                  <pic:spPr bwMode="auto">
                    <a:xfrm>
                      <a:off x="0" y="0"/>
                      <a:ext cx="5199380" cy="1669415"/>
                    </a:xfrm>
                    <a:prstGeom prst="rect">
                      <a:avLst/>
                    </a:prstGeom>
                    <a:noFill/>
                    <a:ln w="9525">
                      <a:noFill/>
                      <a:miter lim="800000"/>
                      <a:headEnd/>
                      <a:tailEnd/>
                    </a:ln>
                  </pic:spPr>
                </pic:pic>
              </a:graphicData>
            </a:graphic>
          </wp:inline>
        </w:drawing>
      </w:r>
    </w:p>
    <w:p w:rsidR="00CC2888" w:rsidRDefault="00CC2888" w:rsidP="00CC2888">
      <w:pPr>
        <w:ind w:left="-567"/>
        <w:rPr>
          <w:b/>
          <w:bCs/>
          <w:color w:val="00B050"/>
          <w:sz w:val="28"/>
          <w:szCs w:val="28"/>
        </w:rPr>
      </w:pPr>
      <w:r>
        <w:rPr>
          <w:b/>
          <w:bCs/>
          <w:color w:val="00B050"/>
          <w:sz w:val="28"/>
          <w:szCs w:val="28"/>
        </w:rPr>
        <w:t xml:space="preserve">   </w:t>
      </w:r>
      <w:proofErr w:type="gramStart"/>
      <w:r>
        <w:rPr>
          <w:b/>
          <w:bCs/>
          <w:color w:val="00B050"/>
          <w:sz w:val="28"/>
          <w:szCs w:val="28"/>
        </w:rPr>
        <w:t xml:space="preserve">#  </w:t>
      </w:r>
      <w:r w:rsidRPr="005A01A9">
        <w:rPr>
          <w:b/>
          <w:bCs/>
          <w:color w:val="00B050"/>
          <w:sz w:val="28"/>
          <w:szCs w:val="28"/>
        </w:rPr>
        <w:t>Rectified</w:t>
      </w:r>
      <w:proofErr w:type="gramEnd"/>
      <w:r w:rsidRPr="005A01A9">
        <w:rPr>
          <w:b/>
          <w:bCs/>
          <w:color w:val="00B050"/>
          <w:sz w:val="28"/>
          <w:szCs w:val="28"/>
        </w:rPr>
        <w:t xml:space="preserve"> by replacing with </w:t>
      </w:r>
      <w:proofErr w:type="spellStart"/>
      <w:r w:rsidRPr="005A01A9">
        <w:rPr>
          <w:b/>
          <w:bCs/>
          <w:color w:val="00B050"/>
          <w:sz w:val="28"/>
          <w:szCs w:val="28"/>
        </w:rPr>
        <w:t>fullstop</w:t>
      </w:r>
      <w:proofErr w:type="spellEnd"/>
      <w:r w:rsidRPr="005A01A9">
        <w:rPr>
          <w:b/>
          <w:bCs/>
          <w:color w:val="00B050"/>
          <w:sz w:val="28"/>
          <w:szCs w:val="28"/>
        </w:rPr>
        <w:t xml:space="preserve"> (“.”)</w:t>
      </w:r>
    </w:p>
    <w:p w:rsidR="00CC2888" w:rsidRPr="00C17AB2" w:rsidRDefault="00CC2888" w:rsidP="00CC2888">
      <w:pPr>
        <w:ind w:left="-567"/>
        <w:rPr>
          <w:b/>
          <w:bCs/>
          <w:color w:val="171717" w:themeColor="background2" w:themeShade="1A"/>
          <w:sz w:val="32"/>
          <w:szCs w:val="32"/>
        </w:rPr>
      </w:pPr>
      <w:r w:rsidRPr="00C17AB2">
        <w:rPr>
          <w:b/>
          <w:bCs/>
          <w:color w:val="171717" w:themeColor="background2" w:themeShade="1A"/>
          <w:sz w:val="32"/>
          <w:szCs w:val="32"/>
        </w:rPr>
        <w:t xml:space="preserve">Class </w:t>
      </w:r>
      <w:proofErr w:type="spellStart"/>
      <w:r w:rsidRPr="00C17AB2">
        <w:rPr>
          <w:b/>
          <w:bCs/>
          <w:color w:val="171717" w:themeColor="background2" w:themeShade="1A"/>
          <w:sz w:val="32"/>
          <w:szCs w:val="32"/>
        </w:rPr>
        <w:t>Daigram</w:t>
      </w:r>
      <w:proofErr w:type="spellEnd"/>
      <w:r w:rsidRPr="00C17AB2">
        <w:rPr>
          <w:b/>
          <w:bCs/>
          <w:color w:val="171717" w:themeColor="background2" w:themeShade="1A"/>
          <w:sz w:val="32"/>
          <w:szCs w:val="32"/>
        </w:rPr>
        <w:t>:</w:t>
      </w:r>
    </w:p>
    <w:p w:rsidR="00CC2888" w:rsidRPr="00C17AB2" w:rsidRDefault="00CC2888" w:rsidP="00CC2888">
      <w:pPr>
        <w:ind w:left="1134"/>
        <w:rPr>
          <w:b/>
          <w:bCs/>
          <w:color w:val="171717" w:themeColor="background2" w:themeShade="1A"/>
          <w:sz w:val="28"/>
          <w:szCs w:val="28"/>
        </w:rPr>
      </w:pPr>
      <w:r>
        <w:rPr>
          <w:b/>
          <w:bCs/>
          <w:noProof/>
          <w:color w:val="171717" w:themeColor="background2" w:themeShade="1A"/>
          <w:sz w:val="28"/>
          <w:szCs w:val="28"/>
        </w:rPr>
        <w:drawing>
          <wp:inline distT="0" distB="0" distL="0" distR="0">
            <wp:extent cx="2124075" cy="3676650"/>
            <wp:effectExtent l="19050" t="0" r="9525" b="0"/>
            <wp:docPr id="1548" name="Picture 3" descr="C:\Users\91944\OneDrive\Pictures\Screenshots\Screenshot 2025-03-08 014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1944\OneDrive\Pictures\Screenshots\Screenshot 2025-03-08 014501.png"/>
                    <pic:cNvPicPr>
                      <a:picLocks noChangeAspect="1" noChangeArrowheads="1"/>
                    </pic:cNvPicPr>
                  </pic:nvPicPr>
                  <pic:blipFill>
                    <a:blip r:embed="rId20"/>
                    <a:srcRect/>
                    <a:stretch>
                      <a:fillRect/>
                    </a:stretch>
                  </pic:blipFill>
                  <pic:spPr bwMode="auto">
                    <a:xfrm>
                      <a:off x="0" y="0"/>
                      <a:ext cx="2124075" cy="3676650"/>
                    </a:xfrm>
                    <a:prstGeom prst="rect">
                      <a:avLst/>
                    </a:prstGeom>
                    <a:noFill/>
                    <a:ln w="9525">
                      <a:noFill/>
                      <a:miter lim="800000"/>
                      <a:headEnd/>
                      <a:tailEnd/>
                    </a:ln>
                  </pic:spPr>
                </pic:pic>
              </a:graphicData>
            </a:graphic>
          </wp:inline>
        </w:drawing>
      </w:r>
    </w:p>
    <w:p w:rsidR="00CC2888" w:rsidRPr="002F29A0" w:rsidRDefault="00CC2888" w:rsidP="00CC2888">
      <w:pPr>
        <w:ind w:left="-567"/>
        <w:rPr>
          <w:color w:val="262626" w:themeColor="text1" w:themeTint="D9"/>
          <w:sz w:val="28"/>
          <w:szCs w:val="28"/>
        </w:rPr>
      </w:pPr>
      <w:r w:rsidRPr="0067072D">
        <w:rPr>
          <w:b/>
          <w:bCs/>
          <w:color w:val="000000" w:themeColor="text1"/>
          <w:sz w:val="28"/>
          <w:szCs w:val="28"/>
        </w:rPr>
        <w:lastRenderedPageBreak/>
        <w:t>2</w:t>
      </w:r>
      <w:r w:rsidRPr="002F29A0">
        <w:rPr>
          <w:color w:val="262626" w:themeColor="text1" w:themeTint="D9"/>
          <w:sz w:val="28"/>
          <w:szCs w:val="28"/>
        </w:rPr>
        <w:t>.</w:t>
      </w:r>
      <w:r w:rsidRPr="002F29A0">
        <w:rPr>
          <w:color w:val="262626" w:themeColor="text1" w:themeTint="D9"/>
        </w:rPr>
        <w:t xml:space="preserve">   </w:t>
      </w:r>
      <w:r w:rsidRPr="002F29A0">
        <w:rPr>
          <w:color w:val="262626" w:themeColor="text1" w:themeTint="D9"/>
          <w:sz w:val="28"/>
          <w:szCs w:val="28"/>
        </w:rPr>
        <w:t xml:space="preserve">Create a class named, bank account with methods -deposit and withdraw, where the deposit method should accepts a parameter and when this method is called the deposit method should be added to current, balance in addition to that when a withdraw method is called it has to verify whether </w:t>
      </w:r>
      <w:proofErr w:type="gramStart"/>
      <w:r w:rsidRPr="002F29A0">
        <w:rPr>
          <w:color w:val="262626" w:themeColor="text1" w:themeTint="D9"/>
          <w:sz w:val="28"/>
          <w:szCs w:val="28"/>
        </w:rPr>
        <w:t>withdraw  is</w:t>
      </w:r>
      <w:proofErr w:type="gramEnd"/>
      <w:r w:rsidRPr="002F29A0">
        <w:rPr>
          <w:color w:val="262626" w:themeColor="text1" w:themeTint="D9"/>
          <w:sz w:val="28"/>
          <w:szCs w:val="28"/>
        </w:rPr>
        <w:t xml:space="preserve"> lesser than current balance if not display there are insufficient funds</w:t>
      </w:r>
    </w:p>
    <w:p w:rsidR="00CC2888" w:rsidRPr="002F29A0" w:rsidRDefault="00CC2888" w:rsidP="00CC2888">
      <w:pPr>
        <w:ind w:left="-567"/>
        <w:rPr>
          <w:color w:val="262626" w:themeColor="text1" w:themeTint="D9"/>
          <w:sz w:val="28"/>
          <w:szCs w:val="28"/>
        </w:rPr>
      </w:pPr>
      <w:r w:rsidRPr="002F29A0">
        <w:rPr>
          <w:color w:val="262626" w:themeColor="text1" w:themeTint="D9"/>
          <w:sz w:val="28"/>
          <w:szCs w:val="28"/>
        </w:rPr>
        <w:t>Use the constructor to display the details of the customer (Customer name, acc number, IFC, branch)</w:t>
      </w:r>
    </w:p>
    <w:p w:rsidR="00CC2888" w:rsidRDefault="00CC2888" w:rsidP="00CC2888">
      <w:pPr>
        <w:ind w:left="-567"/>
        <w:rPr>
          <w:b/>
          <w:bCs/>
          <w:color w:val="262626" w:themeColor="text1" w:themeTint="D9"/>
          <w:sz w:val="28"/>
          <w:szCs w:val="28"/>
        </w:rPr>
      </w:pPr>
      <w:r w:rsidRPr="002F29A0">
        <w:rPr>
          <w:color w:val="262626" w:themeColor="text1" w:themeTint="D9"/>
          <w:sz w:val="28"/>
          <w:szCs w:val="28"/>
        </w:rPr>
        <w:t>Also create two customer objects C1, C2</w:t>
      </w:r>
    </w:p>
    <w:p w:rsidR="00CC2888" w:rsidRDefault="00CC2888" w:rsidP="00CC2888">
      <w:pPr>
        <w:ind w:left="-567"/>
        <w:rPr>
          <w:b/>
          <w:bCs/>
          <w:color w:val="262626" w:themeColor="text1" w:themeTint="D9"/>
          <w:sz w:val="28"/>
          <w:szCs w:val="28"/>
        </w:rPr>
      </w:pPr>
      <w:r>
        <w:rPr>
          <w:b/>
          <w:bCs/>
          <w:color w:val="262626" w:themeColor="text1" w:themeTint="D9"/>
          <w:sz w:val="28"/>
          <w:szCs w:val="28"/>
        </w:rPr>
        <w:t>CODE:</w:t>
      </w:r>
    </w:p>
    <w:p w:rsidR="00CC2888" w:rsidRDefault="00CC2888" w:rsidP="00CC2888">
      <w:pPr>
        <w:ind w:left="-567"/>
        <w:rPr>
          <w:b/>
          <w:bCs/>
          <w:color w:val="262626" w:themeColor="text1" w:themeTint="D9"/>
          <w:sz w:val="28"/>
          <w:szCs w:val="28"/>
        </w:rPr>
      </w:pPr>
      <w:r>
        <w:rPr>
          <w:b/>
          <w:bCs/>
          <w:noProof/>
          <w:color w:val="262626" w:themeColor="text1" w:themeTint="D9"/>
          <w:sz w:val="28"/>
          <w:szCs w:val="28"/>
        </w:rPr>
        <w:drawing>
          <wp:inline distT="0" distB="0" distL="0" distR="0">
            <wp:extent cx="5731510" cy="4756988"/>
            <wp:effectExtent l="19050" t="0" r="2540" b="0"/>
            <wp:docPr id="1549" name="Picture 4" descr="C:\Users\91944\OneDrive\Pictures\Screenshots\Screenshot 2025-03-08 015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1944\OneDrive\Pictures\Screenshots\Screenshot 2025-03-08 015421.png"/>
                    <pic:cNvPicPr>
                      <a:picLocks noChangeAspect="1" noChangeArrowheads="1"/>
                    </pic:cNvPicPr>
                  </pic:nvPicPr>
                  <pic:blipFill>
                    <a:blip r:embed="rId21"/>
                    <a:srcRect/>
                    <a:stretch>
                      <a:fillRect/>
                    </a:stretch>
                  </pic:blipFill>
                  <pic:spPr bwMode="auto">
                    <a:xfrm>
                      <a:off x="0" y="0"/>
                      <a:ext cx="5731510" cy="4756988"/>
                    </a:xfrm>
                    <a:prstGeom prst="rect">
                      <a:avLst/>
                    </a:prstGeom>
                    <a:noFill/>
                    <a:ln w="9525">
                      <a:noFill/>
                      <a:miter lim="800000"/>
                      <a:headEnd/>
                      <a:tailEnd/>
                    </a:ln>
                  </pic:spPr>
                </pic:pic>
              </a:graphicData>
            </a:graphic>
          </wp:inline>
        </w:drawing>
      </w:r>
    </w:p>
    <w:p w:rsidR="00CC2888" w:rsidRDefault="00CC2888" w:rsidP="00CC2888">
      <w:pPr>
        <w:ind w:left="-567"/>
        <w:rPr>
          <w:b/>
          <w:bCs/>
          <w:color w:val="262626" w:themeColor="text1" w:themeTint="D9"/>
          <w:sz w:val="28"/>
          <w:szCs w:val="28"/>
        </w:rPr>
      </w:pPr>
      <w:r>
        <w:rPr>
          <w:b/>
          <w:bCs/>
          <w:color w:val="262626" w:themeColor="text1" w:themeTint="D9"/>
          <w:sz w:val="28"/>
          <w:szCs w:val="28"/>
        </w:rPr>
        <w:t>OUTPUT:</w:t>
      </w:r>
    </w:p>
    <w:p w:rsidR="00CC2888" w:rsidRPr="005D4CD5" w:rsidRDefault="00CC2888" w:rsidP="00CC2888">
      <w:pPr>
        <w:ind w:left="-567"/>
        <w:rPr>
          <w:b/>
          <w:bCs/>
          <w:color w:val="262626" w:themeColor="text1" w:themeTint="D9"/>
          <w:sz w:val="28"/>
          <w:szCs w:val="28"/>
        </w:rPr>
      </w:pPr>
      <w:r>
        <w:rPr>
          <w:b/>
          <w:bCs/>
          <w:noProof/>
          <w:color w:val="262626" w:themeColor="text1" w:themeTint="D9"/>
          <w:sz w:val="28"/>
          <w:szCs w:val="28"/>
        </w:rPr>
        <w:drawing>
          <wp:inline distT="0" distB="0" distL="0" distR="0">
            <wp:extent cx="5731510" cy="636834"/>
            <wp:effectExtent l="19050" t="0" r="2540" b="0"/>
            <wp:docPr id="1550" name="Picture 5" descr="C:\Users\91944\OneDrive\Pictures\Screenshots\Screenshot 2025-03-08 015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1944\OneDrive\Pictures\Screenshots\Screenshot 2025-03-08 015407.png"/>
                    <pic:cNvPicPr>
                      <a:picLocks noChangeAspect="1" noChangeArrowheads="1"/>
                    </pic:cNvPicPr>
                  </pic:nvPicPr>
                  <pic:blipFill>
                    <a:blip r:embed="rId22"/>
                    <a:srcRect/>
                    <a:stretch>
                      <a:fillRect/>
                    </a:stretch>
                  </pic:blipFill>
                  <pic:spPr bwMode="auto">
                    <a:xfrm>
                      <a:off x="0" y="0"/>
                      <a:ext cx="5731510" cy="636834"/>
                    </a:xfrm>
                    <a:prstGeom prst="rect">
                      <a:avLst/>
                    </a:prstGeom>
                    <a:noFill/>
                    <a:ln w="9525">
                      <a:noFill/>
                      <a:miter lim="800000"/>
                      <a:headEnd/>
                      <a:tailEnd/>
                    </a:ln>
                  </pic:spPr>
                </pic:pic>
              </a:graphicData>
            </a:graphic>
          </wp:inline>
        </w:drawing>
      </w:r>
    </w:p>
    <w:p w:rsidR="00CC2888" w:rsidRPr="002F29A0" w:rsidRDefault="00CC2888" w:rsidP="00CC2888">
      <w:pPr>
        <w:ind w:left="-426"/>
        <w:rPr>
          <w:b/>
          <w:bCs/>
          <w:color w:val="FF0000"/>
          <w:sz w:val="32"/>
          <w:szCs w:val="32"/>
        </w:rPr>
      </w:pPr>
      <w:r w:rsidRPr="002F29A0">
        <w:rPr>
          <w:b/>
          <w:bCs/>
          <w:color w:val="FF0000"/>
          <w:sz w:val="32"/>
          <w:szCs w:val="32"/>
        </w:rPr>
        <w:lastRenderedPageBreak/>
        <w:t>ERRORS</w:t>
      </w:r>
    </w:p>
    <w:p w:rsidR="00CC2888" w:rsidRPr="005D4CD5" w:rsidRDefault="00CC2888" w:rsidP="00CC2888">
      <w:pPr>
        <w:ind w:left="-426"/>
        <w:rPr>
          <w:color w:val="FF0000"/>
        </w:rPr>
      </w:pPr>
      <w:r>
        <w:rPr>
          <w:color w:val="FF0000"/>
        </w:rPr>
        <w:t xml:space="preserve"> </w:t>
      </w:r>
      <w:r w:rsidRPr="005D4CD5">
        <w:rPr>
          <w:color w:val="FF0000"/>
        </w:rPr>
        <w:t>D</w:t>
      </w:r>
      <w:r>
        <w:rPr>
          <w:color w:val="FF0000"/>
        </w:rPr>
        <w:t>on’</w:t>
      </w:r>
      <w:r w:rsidRPr="005D4CD5">
        <w:rPr>
          <w:color w:val="FF0000"/>
        </w:rPr>
        <w:t>t forgot semi</w:t>
      </w:r>
      <w:r>
        <w:rPr>
          <w:color w:val="FF0000"/>
        </w:rPr>
        <w:t xml:space="preserve"> </w:t>
      </w:r>
      <w:proofErr w:type="gramStart"/>
      <w:r w:rsidRPr="005D4CD5">
        <w:rPr>
          <w:color w:val="FF0000"/>
        </w:rPr>
        <w:t xml:space="preserve">colon </w:t>
      </w:r>
      <w:r>
        <w:rPr>
          <w:color w:val="FF0000"/>
        </w:rPr>
        <w:t>.</w:t>
      </w:r>
      <w:proofErr w:type="gramEnd"/>
    </w:p>
    <w:p w:rsidR="00CC2888" w:rsidRDefault="00CC2888" w:rsidP="00CC2888">
      <w:pPr>
        <w:ind w:left="-426"/>
        <w:rPr>
          <w:color w:val="FF0000"/>
        </w:rPr>
      </w:pPr>
      <w:r>
        <w:rPr>
          <w:color w:val="FF0000"/>
        </w:rPr>
        <w:t xml:space="preserve"> </w:t>
      </w:r>
      <w:r w:rsidRPr="005D4CD5">
        <w:rPr>
          <w:color w:val="FF0000"/>
        </w:rPr>
        <w:t xml:space="preserve">Class should start with Capital </w:t>
      </w:r>
      <w:proofErr w:type="gramStart"/>
      <w:r w:rsidRPr="005D4CD5">
        <w:rPr>
          <w:color w:val="FF0000"/>
        </w:rPr>
        <w:t xml:space="preserve">letter </w:t>
      </w:r>
      <w:r>
        <w:rPr>
          <w:color w:val="FF0000"/>
        </w:rPr>
        <w:t>.</w:t>
      </w:r>
      <w:proofErr w:type="gramEnd"/>
    </w:p>
    <w:p w:rsidR="00CC2888" w:rsidRDefault="00CC2888" w:rsidP="00CC2888">
      <w:pPr>
        <w:ind w:left="-426"/>
        <w:rPr>
          <w:color w:val="FF0000"/>
        </w:rPr>
      </w:pPr>
    </w:p>
    <w:p w:rsidR="00CC2888" w:rsidRPr="00870B0C" w:rsidRDefault="00CC2888" w:rsidP="00CC2888">
      <w:pPr>
        <w:ind w:left="-426"/>
        <w:rPr>
          <w:b/>
          <w:bCs/>
          <w:color w:val="0D0D0D" w:themeColor="text1" w:themeTint="F2"/>
          <w:sz w:val="32"/>
          <w:szCs w:val="32"/>
        </w:rPr>
      </w:pPr>
      <w:r>
        <w:rPr>
          <w:b/>
          <w:bCs/>
          <w:color w:val="0D0D0D" w:themeColor="text1" w:themeTint="F2"/>
          <w:sz w:val="32"/>
          <w:szCs w:val="32"/>
        </w:rPr>
        <w:t xml:space="preserve">   </w:t>
      </w:r>
      <w:r w:rsidRPr="00870B0C">
        <w:rPr>
          <w:b/>
          <w:bCs/>
          <w:color w:val="0D0D0D" w:themeColor="text1" w:themeTint="F2"/>
          <w:sz w:val="32"/>
          <w:szCs w:val="32"/>
        </w:rPr>
        <w:t>Class diagram:</w:t>
      </w:r>
    </w:p>
    <w:p w:rsidR="00CC2888" w:rsidRDefault="00CC2888" w:rsidP="00CC2888">
      <w:pPr>
        <w:ind w:left="-426"/>
        <w:rPr>
          <w:color w:val="0D0D0D" w:themeColor="text1" w:themeTint="F2"/>
          <w:sz w:val="32"/>
          <w:szCs w:val="32"/>
        </w:rPr>
      </w:pPr>
      <w:r>
        <w:rPr>
          <w:noProof/>
          <w:color w:val="0D0D0D" w:themeColor="text1" w:themeTint="F2"/>
          <w:sz w:val="32"/>
          <w:szCs w:val="32"/>
        </w:rPr>
        <w:drawing>
          <wp:inline distT="0" distB="0" distL="0" distR="0">
            <wp:extent cx="3829050" cy="1714500"/>
            <wp:effectExtent l="19050" t="0" r="0" b="0"/>
            <wp:docPr id="1551" name="Picture 6" descr="C:\Users\91944\OneDrive\Pictures\Screenshots\Screenshot 2025-03-08 015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91944\OneDrive\Pictures\Screenshots\Screenshot 2025-03-08 015744.png"/>
                    <pic:cNvPicPr>
                      <a:picLocks noChangeAspect="1" noChangeArrowheads="1"/>
                    </pic:cNvPicPr>
                  </pic:nvPicPr>
                  <pic:blipFill>
                    <a:blip r:embed="rId23"/>
                    <a:srcRect/>
                    <a:stretch>
                      <a:fillRect/>
                    </a:stretch>
                  </pic:blipFill>
                  <pic:spPr bwMode="auto">
                    <a:xfrm>
                      <a:off x="0" y="0"/>
                      <a:ext cx="3829050" cy="1714500"/>
                    </a:xfrm>
                    <a:prstGeom prst="rect">
                      <a:avLst/>
                    </a:prstGeom>
                    <a:noFill/>
                    <a:ln w="9525">
                      <a:noFill/>
                      <a:miter lim="800000"/>
                      <a:headEnd/>
                      <a:tailEnd/>
                    </a:ln>
                  </pic:spPr>
                </pic:pic>
              </a:graphicData>
            </a:graphic>
          </wp:inline>
        </w:drawing>
      </w: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Default="00CC2888" w:rsidP="00CC2888">
      <w:pPr>
        <w:spacing w:after="0" w:line="268" w:lineRule="auto"/>
        <w:ind w:right="209" w:firstLine="3544"/>
        <w:jc w:val="both"/>
        <w:rPr>
          <w:b/>
          <w:bCs/>
          <w:sz w:val="48"/>
          <w:szCs w:val="48"/>
          <w:u w:val="single"/>
        </w:rPr>
      </w:pPr>
    </w:p>
    <w:p w:rsidR="00CC2888" w:rsidRPr="00AE220C" w:rsidRDefault="00CC2888" w:rsidP="00CC2888">
      <w:pPr>
        <w:spacing w:after="0" w:line="268" w:lineRule="auto"/>
        <w:ind w:right="209" w:firstLine="3544"/>
        <w:jc w:val="both"/>
        <w:rPr>
          <w:b/>
          <w:bCs/>
          <w:color w:val="C45911" w:themeColor="accent2" w:themeShade="BF"/>
          <w:sz w:val="44"/>
          <w:szCs w:val="44"/>
          <w:u w:val="single"/>
        </w:rPr>
      </w:pPr>
      <w:r w:rsidRPr="00AE220C">
        <w:rPr>
          <w:b/>
          <w:bCs/>
          <w:color w:val="C45911" w:themeColor="accent2" w:themeShade="BF"/>
          <w:sz w:val="44"/>
          <w:szCs w:val="44"/>
          <w:u w:val="single"/>
        </w:rPr>
        <w:lastRenderedPageBreak/>
        <w:t>Week-4</w:t>
      </w:r>
    </w:p>
    <w:p w:rsidR="00CC2888" w:rsidRPr="00B76D3D" w:rsidRDefault="00CC2888" w:rsidP="00CC2888">
      <w:pPr>
        <w:pStyle w:val="ListParagraph"/>
        <w:numPr>
          <w:ilvl w:val="0"/>
          <w:numId w:val="2"/>
        </w:numPr>
        <w:spacing w:after="0" w:line="268" w:lineRule="auto"/>
        <w:ind w:right="209"/>
        <w:jc w:val="both"/>
        <w:rPr>
          <w:b/>
          <w:bCs/>
          <w:sz w:val="24"/>
          <w:szCs w:val="24"/>
        </w:rPr>
      </w:pPr>
      <w:r w:rsidRPr="00B76D3D">
        <w:rPr>
          <w:sz w:val="24"/>
          <w:szCs w:val="24"/>
        </w:rPr>
        <w:t xml:space="preserve">Write a java program with class named book the class should contain various attributes such as title ,author, year of publication .It should also contain a constructor with parameters with initializes title ,author and year of publication   create a method which displays the details of the book </w:t>
      </w:r>
    </w:p>
    <w:p w:rsidR="00CC2888" w:rsidRPr="00B76D3D" w:rsidRDefault="00CC2888" w:rsidP="00CC2888">
      <w:pPr>
        <w:pStyle w:val="ListParagraph"/>
        <w:spacing w:after="0" w:line="268" w:lineRule="auto"/>
        <w:ind w:left="76" w:right="209"/>
        <w:jc w:val="both"/>
        <w:rPr>
          <w:b/>
          <w:bCs/>
          <w:sz w:val="24"/>
          <w:szCs w:val="24"/>
        </w:rPr>
      </w:pPr>
      <w:r w:rsidRPr="00B76D3D">
        <w:rPr>
          <w:sz w:val="24"/>
          <w:szCs w:val="24"/>
        </w:rPr>
        <w:t>(</w:t>
      </w:r>
      <w:proofErr w:type="gramStart"/>
      <w:r w:rsidRPr="00B76D3D">
        <w:rPr>
          <w:sz w:val="24"/>
          <w:szCs w:val="24"/>
        </w:rPr>
        <w:t>display</w:t>
      </w:r>
      <w:proofErr w:type="gramEnd"/>
      <w:r w:rsidRPr="00B76D3D">
        <w:rPr>
          <w:sz w:val="24"/>
          <w:szCs w:val="24"/>
        </w:rPr>
        <w:t xml:space="preserve"> the details of two book </w:t>
      </w:r>
      <w:proofErr w:type="spellStart"/>
      <w:r w:rsidRPr="00B76D3D">
        <w:rPr>
          <w:sz w:val="24"/>
          <w:szCs w:val="24"/>
        </w:rPr>
        <w:t>i.e</w:t>
      </w:r>
      <w:proofErr w:type="spellEnd"/>
      <w:r w:rsidRPr="00B76D3D">
        <w:rPr>
          <w:sz w:val="24"/>
          <w:szCs w:val="24"/>
        </w:rPr>
        <w:t>, create two books and objects with details).</w:t>
      </w:r>
    </w:p>
    <w:p w:rsidR="00CC2888" w:rsidRDefault="00CC2888" w:rsidP="00CC2888">
      <w:pPr>
        <w:pStyle w:val="ListParagraph"/>
        <w:spacing w:after="0" w:line="268" w:lineRule="auto"/>
        <w:ind w:left="76" w:right="209"/>
        <w:jc w:val="both"/>
        <w:rPr>
          <w:b/>
          <w:bCs/>
          <w:sz w:val="28"/>
          <w:szCs w:val="28"/>
        </w:rPr>
      </w:pPr>
      <w:proofErr w:type="gramStart"/>
      <w:r>
        <w:rPr>
          <w:b/>
          <w:bCs/>
          <w:sz w:val="28"/>
          <w:szCs w:val="28"/>
        </w:rPr>
        <w:t>CODE :</w:t>
      </w:r>
      <w:proofErr w:type="gramEnd"/>
    </w:p>
    <w:p w:rsidR="00CC2888" w:rsidRDefault="00CC2888" w:rsidP="00CC2888">
      <w:pPr>
        <w:pStyle w:val="ListParagraph"/>
        <w:spacing w:after="0" w:line="268" w:lineRule="auto"/>
        <w:ind w:left="76" w:right="209"/>
        <w:jc w:val="both"/>
        <w:rPr>
          <w:b/>
          <w:bCs/>
          <w:sz w:val="28"/>
          <w:szCs w:val="28"/>
        </w:rPr>
      </w:pPr>
    </w:p>
    <w:p w:rsidR="00CC2888" w:rsidRPr="00AE220C" w:rsidRDefault="00CC2888" w:rsidP="00CC2888">
      <w:pPr>
        <w:pStyle w:val="ListParagraph"/>
        <w:spacing w:after="0" w:line="268" w:lineRule="auto"/>
        <w:ind w:left="76" w:right="209"/>
        <w:jc w:val="both"/>
        <w:rPr>
          <w:b/>
          <w:bCs/>
          <w:sz w:val="28"/>
          <w:szCs w:val="28"/>
        </w:rPr>
      </w:pPr>
      <w:r>
        <w:rPr>
          <w:b/>
          <w:bCs/>
          <w:noProof/>
          <w:sz w:val="28"/>
          <w:szCs w:val="28"/>
        </w:rPr>
        <w:drawing>
          <wp:inline distT="0" distB="0" distL="0" distR="0">
            <wp:extent cx="5778997" cy="4495800"/>
            <wp:effectExtent l="19050" t="0" r="0" b="0"/>
            <wp:docPr id="1552" name="Picture 1" descr="C:\Users\91944\OneDrive\Pictures\Screenshots\Screenshot 2025-03-12 004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44\OneDrive\Pictures\Screenshots\Screenshot 2025-03-12 004037.png"/>
                    <pic:cNvPicPr>
                      <a:picLocks noChangeAspect="1" noChangeArrowheads="1"/>
                    </pic:cNvPicPr>
                  </pic:nvPicPr>
                  <pic:blipFill>
                    <a:blip r:embed="rId24"/>
                    <a:srcRect/>
                    <a:stretch>
                      <a:fillRect/>
                    </a:stretch>
                  </pic:blipFill>
                  <pic:spPr bwMode="auto">
                    <a:xfrm>
                      <a:off x="0" y="0"/>
                      <a:ext cx="5780498" cy="4496967"/>
                    </a:xfrm>
                    <a:prstGeom prst="rect">
                      <a:avLst/>
                    </a:prstGeom>
                    <a:noFill/>
                    <a:ln w="9525">
                      <a:noFill/>
                      <a:miter lim="800000"/>
                      <a:headEnd/>
                      <a:tailEnd/>
                    </a:ln>
                  </pic:spPr>
                </pic:pic>
              </a:graphicData>
            </a:graphic>
          </wp:inline>
        </w:drawing>
      </w:r>
    </w:p>
    <w:p w:rsidR="00CC2888" w:rsidRPr="00B76D3D" w:rsidRDefault="00CC2888" w:rsidP="00CC2888">
      <w:pPr>
        <w:spacing w:after="0" w:line="268" w:lineRule="auto"/>
        <w:ind w:right="209"/>
        <w:jc w:val="both"/>
        <w:rPr>
          <w:b/>
          <w:bCs/>
          <w:sz w:val="28"/>
          <w:szCs w:val="28"/>
        </w:rPr>
      </w:pPr>
      <w:r w:rsidRPr="00B76D3D">
        <w:rPr>
          <w:b/>
          <w:bCs/>
          <w:sz w:val="28"/>
          <w:szCs w:val="28"/>
        </w:rPr>
        <w:t xml:space="preserve"> </w:t>
      </w:r>
      <w:proofErr w:type="gramStart"/>
      <w:r w:rsidRPr="00B76D3D">
        <w:rPr>
          <w:b/>
          <w:bCs/>
          <w:sz w:val="28"/>
          <w:szCs w:val="28"/>
        </w:rPr>
        <w:t>Output :</w:t>
      </w:r>
      <w:proofErr w:type="gramEnd"/>
    </w:p>
    <w:p w:rsidR="00CC2888" w:rsidRDefault="00CC2888" w:rsidP="00CC2888">
      <w:pPr>
        <w:spacing w:after="0" w:line="268" w:lineRule="auto"/>
        <w:ind w:right="209"/>
        <w:jc w:val="both"/>
        <w:rPr>
          <w:b/>
          <w:bCs/>
        </w:rPr>
      </w:pPr>
      <w:r>
        <w:rPr>
          <w:b/>
          <w:bCs/>
        </w:rPr>
        <w:t xml:space="preserve"> </w:t>
      </w:r>
      <w:r>
        <w:rPr>
          <w:b/>
          <w:bCs/>
          <w:noProof/>
        </w:rPr>
        <w:drawing>
          <wp:inline distT="0" distB="0" distL="0" distR="0">
            <wp:extent cx="4961795" cy="1514475"/>
            <wp:effectExtent l="19050" t="0" r="0" b="0"/>
            <wp:docPr id="1553" name="Picture 2" descr="C:\Users\91944\OneDrive\Pictures\Screenshots\Screenshot 2025-03-12 004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1944\OneDrive\Pictures\Screenshots\Screenshot 2025-03-12 004010.png"/>
                    <pic:cNvPicPr>
                      <a:picLocks noChangeAspect="1" noChangeArrowheads="1"/>
                    </pic:cNvPicPr>
                  </pic:nvPicPr>
                  <pic:blipFill>
                    <a:blip r:embed="rId25"/>
                    <a:srcRect/>
                    <a:stretch>
                      <a:fillRect/>
                    </a:stretch>
                  </pic:blipFill>
                  <pic:spPr bwMode="auto">
                    <a:xfrm>
                      <a:off x="0" y="0"/>
                      <a:ext cx="4979662" cy="1519929"/>
                    </a:xfrm>
                    <a:prstGeom prst="rect">
                      <a:avLst/>
                    </a:prstGeom>
                    <a:noFill/>
                    <a:ln w="9525">
                      <a:noFill/>
                      <a:miter lim="800000"/>
                      <a:headEnd/>
                      <a:tailEnd/>
                    </a:ln>
                  </pic:spPr>
                </pic:pic>
              </a:graphicData>
            </a:graphic>
          </wp:inline>
        </w:drawing>
      </w:r>
    </w:p>
    <w:p w:rsidR="00CC2888" w:rsidRPr="00DA685E" w:rsidRDefault="00CC2888" w:rsidP="00CC2888">
      <w:pPr>
        <w:rPr>
          <w:b/>
          <w:bCs/>
          <w:color w:val="FF0000"/>
          <w:sz w:val="24"/>
          <w:szCs w:val="24"/>
        </w:rPr>
      </w:pPr>
      <w:r w:rsidRPr="00DA685E">
        <w:rPr>
          <w:b/>
          <w:bCs/>
          <w:color w:val="FF0000"/>
          <w:sz w:val="24"/>
          <w:szCs w:val="24"/>
        </w:rPr>
        <w:lastRenderedPageBreak/>
        <w:t xml:space="preserve">Syntax </w:t>
      </w:r>
      <w:proofErr w:type="gramStart"/>
      <w:r w:rsidRPr="00DA685E">
        <w:rPr>
          <w:b/>
          <w:bCs/>
          <w:color w:val="FF0000"/>
          <w:sz w:val="24"/>
          <w:szCs w:val="24"/>
        </w:rPr>
        <w:t>error :</w:t>
      </w:r>
      <w:proofErr w:type="gramEnd"/>
    </w:p>
    <w:p w:rsidR="00CC2888" w:rsidRDefault="00CC2888" w:rsidP="00CC2888">
      <w:pPr>
        <w:spacing w:after="0" w:line="268" w:lineRule="auto"/>
        <w:ind w:right="209"/>
        <w:jc w:val="both"/>
        <w:rPr>
          <w:b/>
          <w:bCs/>
        </w:rPr>
      </w:pPr>
      <w:r>
        <w:rPr>
          <w:b/>
          <w:bCs/>
        </w:rPr>
        <w:t xml:space="preserve">Forgot to keep </w:t>
      </w:r>
      <w:proofErr w:type="gramStart"/>
      <w:r>
        <w:rPr>
          <w:b/>
          <w:bCs/>
        </w:rPr>
        <w:t>“ }</w:t>
      </w:r>
      <w:proofErr w:type="gramEnd"/>
      <w:r>
        <w:rPr>
          <w:b/>
          <w:bCs/>
        </w:rPr>
        <w:t xml:space="preserve"> ”</w:t>
      </w:r>
    </w:p>
    <w:p w:rsidR="00CC2888" w:rsidRDefault="00CC2888" w:rsidP="00CC2888">
      <w:pPr>
        <w:rPr>
          <w:b/>
          <w:bCs/>
          <w:color w:val="00B050"/>
        </w:rPr>
      </w:pPr>
      <w:proofErr w:type="gramStart"/>
      <w:r w:rsidRPr="00B76D3D">
        <w:rPr>
          <w:b/>
          <w:bCs/>
          <w:color w:val="00B050"/>
        </w:rPr>
        <w:t>Rectification</w:t>
      </w:r>
      <w:r>
        <w:rPr>
          <w:b/>
          <w:bCs/>
          <w:color w:val="00B050"/>
        </w:rPr>
        <w:t xml:space="preserve"> :</w:t>
      </w:r>
      <w:proofErr w:type="gramEnd"/>
    </w:p>
    <w:p w:rsidR="00CC2888" w:rsidRPr="00DA685E" w:rsidRDefault="00CC2888" w:rsidP="00CC2888">
      <w:r>
        <w:rPr>
          <w:b/>
          <w:bCs/>
        </w:rPr>
        <w:t>“}</w:t>
      </w:r>
      <w:proofErr w:type="gramStart"/>
      <w:r>
        <w:rPr>
          <w:b/>
          <w:bCs/>
        </w:rPr>
        <w:t>”  is</w:t>
      </w:r>
      <w:proofErr w:type="gramEnd"/>
      <w:r>
        <w:rPr>
          <w:b/>
          <w:bCs/>
        </w:rPr>
        <w:t xml:space="preserve">  added.</w:t>
      </w:r>
    </w:p>
    <w:p w:rsidR="00CC2888" w:rsidRPr="00B76D3D" w:rsidRDefault="00CC2888" w:rsidP="00CC2888">
      <w:pPr>
        <w:spacing w:after="0" w:line="268" w:lineRule="auto"/>
        <w:ind w:right="209"/>
        <w:jc w:val="both"/>
        <w:rPr>
          <w:sz w:val="28"/>
          <w:szCs w:val="28"/>
        </w:rPr>
      </w:pPr>
      <w:r w:rsidRPr="00B76D3D">
        <w:rPr>
          <w:b/>
          <w:bCs/>
          <w:sz w:val="28"/>
          <w:szCs w:val="28"/>
        </w:rPr>
        <w:t xml:space="preserve"> Class diagram:</w:t>
      </w:r>
    </w:p>
    <w:tbl>
      <w:tblPr>
        <w:tblStyle w:val="TableGrid"/>
        <w:tblW w:w="0" w:type="auto"/>
        <w:tblLook w:val="04A0"/>
      </w:tblPr>
      <w:tblGrid>
        <w:gridCol w:w="5879"/>
      </w:tblGrid>
      <w:tr w:rsidR="00CC2888" w:rsidRPr="00B76D3D" w:rsidTr="00D5439F">
        <w:trPr>
          <w:trHeight w:val="561"/>
        </w:trPr>
        <w:tc>
          <w:tcPr>
            <w:tcW w:w="5879" w:type="dxa"/>
            <w:tcBorders>
              <w:top w:val="single" w:sz="4" w:space="0" w:color="auto"/>
              <w:left w:val="single" w:sz="4" w:space="0" w:color="auto"/>
              <w:bottom w:val="single" w:sz="4" w:space="0" w:color="auto"/>
              <w:right w:val="single" w:sz="4" w:space="0" w:color="auto"/>
            </w:tcBorders>
            <w:hideMark/>
          </w:tcPr>
          <w:p w:rsidR="00CC2888" w:rsidRPr="00B76D3D" w:rsidRDefault="00CC2888" w:rsidP="00D5439F">
            <w:pPr>
              <w:spacing w:line="268" w:lineRule="auto"/>
              <w:ind w:right="209"/>
              <w:jc w:val="both"/>
              <w:rPr>
                <w:rFonts w:ascii="Palatino Linotype" w:hAnsi="Palatino Linotype"/>
                <w:color w:val="000000"/>
                <w:kern w:val="2"/>
                <w:sz w:val="24"/>
                <w:szCs w:val="24"/>
              </w:rPr>
            </w:pPr>
            <w:r w:rsidRPr="00B76D3D">
              <w:rPr>
                <w:sz w:val="24"/>
                <w:szCs w:val="24"/>
              </w:rPr>
              <w:t xml:space="preserve">                                 Book</w:t>
            </w:r>
          </w:p>
        </w:tc>
      </w:tr>
      <w:tr w:rsidR="00CC2888" w:rsidRPr="00B76D3D" w:rsidTr="00D5439F">
        <w:trPr>
          <w:trHeight w:val="1671"/>
        </w:trPr>
        <w:tc>
          <w:tcPr>
            <w:tcW w:w="5879" w:type="dxa"/>
            <w:tcBorders>
              <w:top w:val="single" w:sz="4" w:space="0" w:color="auto"/>
              <w:left w:val="single" w:sz="4" w:space="0" w:color="auto"/>
              <w:bottom w:val="single" w:sz="4" w:space="0" w:color="auto"/>
              <w:right w:val="single" w:sz="4" w:space="0" w:color="auto"/>
            </w:tcBorders>
            <w:hideMark/>
          </w:tcPr>
          <w:p w:rsidR="00CC2888" w:rsidRPr="00B76D3D" w:rsidRDefault="00CC2888" w:rsidP="00D5439F">
            <w:pPr>
              <w:spacing w:line="268" w:lineRule="auto"/>
              <w:ind w:right="209"/>
              <w:jc w:val="both"/>
              <w:rPr>
                <w:rFonts w:ascii="Palatino Linotype" w:hAnsi="Palatino Linotype"/>
                <w:color w:val="000000"/>
                <w:kern w:val="2"/>
                <w:sz w:val="24"/>
                <w:szCs w:val="24"/>
              </w:rPr>
            </w:pPr>
            <w:r w:rsidRPr="00B76D3D">
              <w:rPr>
                <w:sz w:val="24"/>
                <w:szCs w:val="24"/>
              </w:rPr>
              <w:t>title : String</w:t>
            </w:r>
          </w:p>
          <w:p w:rsidR="00CC2888" w:rsidRPr="00B76D3D" w:rsidRDefault="00CC2888" w:rsidP="00D5439F">
            <w:pPr>
              <w:spacing w:line="268" w:lineRule="auto"/>
              <w:ind w:right="209"/>
              <w:jc w:val="both"/>
              <w:rPr>
                <w:sz w:val="24"/>
                <w:szCs w:val="24"/>
              </w:rPr>
            </w:pPr>
            <w:r w:rsidRPr="00B76D3D">
              <w:rPr>
                <w:sz w:val="24"/>
                <w:szCs w:val="24"/>
              </w:rPr>
              <w:t>author : String</w:t>
            </w:r>
          </w:p>
          <w:p w:rsidR="00CC2888" w:rsidRPr="00B76D3D" w:rsidRDefault="00CC2888" w:rsidP="00D5439F">
            <w:pPr>
              <w:spacing w:line="268" w:lineRule="auto"/>
              <w:ind w:right="209"/>
              <w:jc w:val="both"/>
              <w:rPr>
                <w:rFonts w:ascii="Palatino Linotype" w:hAnsi="Palatino Linotype"/>
                <w:color w:val="000000"/>
                <w:kern w:val="2"/>
                <w:sz w:val="24"/>
                <w:szCs w:val="24"/>
              </w:rPr>
            </w:pPr>
            <w:r w:rsidRPr="00B76D3D">
              <w:rPr>
                <w:sz w:val="24"/>
                <w:szCs w:val="24"/>
              </w:rPr>
              <w:t xml:space="preserve">year : </w:t>
            </w:r>
            <w:proofErr w:type="spellStart"/>
            <w:r w:rsidRPr="00B76D3D">
              <w:rPr>
                <w:sz w:val="24"/>
                <w:szCs w:val="24"/>
              </w:rPr>
              <w:t>int</w:t>
            </w:r>
            <w:proofErr w:type="spellEnd"/>
          </w:p>
        </w:tc>
      </w:tr>
      <w:tr w:rsidR="00CC2888" w:rsidRPr="00B76D3D" w:rsidTr="00D5439F">
        <w:trPr>
          <w:trHeight w:val="1121"/>
        </w:trPr>
        <w:tc>
          <w:tcPr>
            <w:tcW w:w="5879" w:type="dxa"/>
            <w:tcBorders>
              <w:top w:val="single" w:sz="4" w:space="0" w:color="auto"/>
              <w:left w:val="single" w:sz="4" w:space="0" w:color="auto"/>
              <w:bottom w:val="single" w:sz="4" w:space="0" w:color="auto"/>
              <w:right w:val="single" w:sz="4" w:space="0" w:color="auto"/>
            </w:tcBorders>
            <w:hideMark/>
          </w:tcPr>
          <w:p w:rsidR="00CC2888" w:rsidRPr="00B76D3D" w:rsidRDefault="00CC2888" w:rsidP="00D5439F">
            <w:pPr>
              <w:spacing w:line="268" w:lineRule="auto"/>
              <w:ind w:right="209"/>
              <w:jc w:val="both"/>
              <w:rPr>
                <w:rFonts w:ascii="Palatino Linotype" w:hAnsi="Palatino Linotype"/>
                <w:color w:val="000000"/>
                <w:kern w:val="2"/>
                <w:sz w:val="24"/>
                <w:szCs w:val="24"/>
              </w:rPr>
            </w:pPr>
            <w:r w:rsidRPr="00B76D3D">
              <w:rPr>
                <w:sz w:val="24"/>
                <w:szCs w:val="24"/>
              </w:rPr>
              <w:t>+ book(</w:t>
            </w:r>
            <w:r>
              <w:rPr>
                <w:sz w:val="24"/>
                <w:szCs w:val="24"/>
              </w:rPr>
              <w:t>title: String, author: String, Y</w:t>
            </w:r>
            <w:r w:rsidRPr="00B76D3D">
              <w:rPr>
                <w:sz w:val="24"/>
                <w:szCs w:val="24"/>
              </w:rPr>
              <w:t xml:space="preserve">ear: </w:t>
            </w:r>
            <w:proofErr w:type="spellStart"/>
            <w:r w:rsidRPr="00B76D3D">
              <w:rPr>
                <w:sz w:val="24"/>
                <w:szCs w:val="24"/>
              </w:rPr>
              <w:t>int</w:t>
            </w:r>
            <w:proofErr w:type="spellEnd"/>
            <w:r w:rsidRPr="00B76D3D">
              <w:rPr>
                <w:sz w:val="24"/>
                <w:szCs w:val="24"/>
              </w:rPr>
              <w:t>)</w:t>
            </w:r>
          </w:p>
          <w:p w:rsidR="00CC2888" w:rsidRPr="00B76D3D" w:rsidRDefault="00CC2888" w:rsidP="00D5439F">
            <w:pPr>
              <w:spacing w:line="268" w:lineRule="auto"/>
              <w:ind w:right="209"/>
              <w:jc w:val="both"/>
              <w:rPr>
                <w:rFonts w:ascii="Palatino Linotype" w:hAnsi="Palatino Linotype"/>
                <w:color w:val="000000"/>
                <w:kern w:val="2"/>
                <w:sz w:val="24"/>
                <w:szCs w:val="24"/>
              </w:rPr>
            </w:pPr>
            <w:r w:rsidRPr="00B76D3D">
              <w:rPr>
                <w:sz w:val="24"/>
                <w:szCs w:val="24"/>
              </w:rPr>
              <w:t>+ details(): void</w:t>
            </w:r>
          </w:p>
        </w:tc>
      </w:tr>
    </w:tbl>
    <w:p w:rsidR="00CC2888" w:rsidRDefault="00CC2888" w:rsidP="00CC2888">
      <w:pPr>
        <w:pStyle w:val="ListParagraph"/>
        <w:numPr>
          <w:ilvl w:val="0"/>
          <w:numId w:val="2"/>
        </w:numPr>
        <w:rPr>
          <w:b/>
          <w:bCs/>
        </w:rPr>
      </w:pPr>
      <w:r w:rsidRPr="00DA685E">
        <w:rPr>
          <w:sz w:val="24"/>
          <w:szCs w:val="24"/>
        </w:rPr>
        <w:t xml:space="preserve">Write a java program to create a class named my class with a static variable count of </w:t>
      </w:r>
      <w:proofErr w:type="spellStart"/>
      <w:r w:rsidRPr="00DA685E">
        <w:rPr>
          <w:sz w:val="24"/>
          <w:szCs w:val="24"/>
        </w:rPr>
        <w:t>int</w:t>
      </w:r>
      <w:proofErr w:type="spellEnd"/>
      <w:r w:rsidRPr="00DA685E">
        <w:rPr>
          <w:sz w:val="24"/>
          <w:szCs w:val="24"/>
        </w:rPr>
        <w:t xml:space="preserve"> type and initialize to zero and a constant variable pie of double data </w:t>
      </w:r>
      <w:proofErr w:type="gramStart"/>
      <w:r w:rsidRPr="00DA685E">
        <w:rPr>
          <w:sz w:val="24"/>
          <w:szCs w:val="24"/>
        </w:rPr>
        <w:t>type ,</w:t>
      </w:r>
      <w:proofErr w:type="gramEnd"/>
      <w:r w:rsidRPr="00DA685E">
        <w:rPr>
          <w:sz w:val="24"/>
          <w:szCs w:val="24"/>
        </w:rPr>
        <w:t xml:space="preserve">initialize to 3.1415 as attributes of that class now define a constructor for my class that increments the count variables each time an object of my class is created variable each time an object of </w:t>
      </w:r>
      <w:proofErr w:type="spellStart"/>
      <w:r w:rsidRPr="00DA685E">
        <w:rPr>
          <w:sz w:val="24"/>
          <w:szCs w:val="24"/>
        </w:rPr>
        <w:t>myclass</w:t>
      </w:r>
      <w:proofErr w:type="spellEnd"/>
      <w:r w:rsidRPr="00DA685E">
        <w:rPr>
          <w:sz w:val="24"/>
          <w:szCs w:val="24"/>
        </w:rPr>
        <w:t xml:space="preserve"> is created. Finally print the final values of count and pie variables</w:t>
      </w:r>
      <w:r w:rsidRPr="00DA685E">
        <w:rPr>
          <w:b/>
          <w:bCs/>
        </w:rPr>
        <w:t>.</w:t>
      </w:r>
    </w:p>
    <w:p w:rsidR="00CC2888" w:rsidRDefault="00CC2888" w:rsidP="00CC2888">
      <w:pPr>
        <w:pStyle w:val="ListParagraph"/>
        <w:ind w:left="-426" w:firstLine="284"/>
        <w:rPr>
          <w:b/>
          <w:bCs/>
        </w:rPr>
      </w:pPr>
    </w:p>
    <w:p w:rsidR="00CC2888" w:rsidRDefault="00CC2888" w:rsidP="00CC2888">
      <w:pPr>
        <w:pStyle w:val="ListParagraph"/>
        <w:spacing w:after="0" w:line="268" w:lineRule="auto"/>
        <w:ind w:left="-142" w:right="209"/>
        <w:jc w:val="both"/>
        <w:rPr>
          <w:b/>
          <w:bCs/>
          <w:sz w:val="28"/>
          <w:szCs w:val="28"/>
        </w:rPr>
      </w:pPr>
      <w:proofErr w:type="gramStart"/>
      <w:r>
        <w:rPr>
          <w:b/>
          <w:bCs/>
          <w:sz w:val="28"/>
          <w:szCs w:val="28"/>
        </w:rPr>
        <w:t>CODE :</w:t>
      </w:r>
      <w:proofErr w:type="gramEnd"/>
    </w:p>
    <w:p w:rsidR="00CC2888" w:rsidRDefault="00CC2888" w:rsidP="00CC2888">
      <w:pPr>
        <w:pStyle w:val="ListParagraph"/>
        <w:spacing w:after="0" w:line="268" w:lineRule="auto"/>
        <w:ind w:left="-142" w:right="209"/>
        <w:jc w:val="both"/>
        <w:rPr>
          <w:b/>
          <w:bCs/>
          <w:sz w:val="28"/>
          <w:szCs w:val="28"/>
        </w:rPr>
      </w:pPr>
      <w:r>
        <w:rPr>
          <w:b/>
          <w:bCs/>
          <w:noProof/>
          <w:sz w:val="28"/>
          <w:szCs w:val="28"/>
        </w:rPr>
        <w:drawing>
          <wp:inline distT="0" distB="0" distL="0" distR="0">
            <wp:extent cx="3160485" cy="2476500"/>
            <wp:effectExtent l="19050" t="0" r="1815" b="0"/>
            <wp:docPr id="1554" name="Picture 3" descr="C:\Users\91944\OneDrive\Pictures\Screenshots\Screenshot 2025-03-12 010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1944\OneDrive\Pictures\Screenshots\Screenshot 2025-03-12 010157.png"/>
                    <pic:cNvPicPr>
                      <a:picLocks noChangeAspect="1" noChangeArrowheads="1"/>
                    </pic:cNvPicPr>
                  </pic:nvPicPr>
                  <pic:blipFill>
                    <a:blip r:embed="rId26"/>
                    <a:srcRect/>
                    <a:stretch>
                      <a:fillRect/>
                    </a:stretch>
                  </pic:blipFill>
                  <pic:spPr bwMode="auto">
                    <a:xfrm>
                      <a:off x="0" y="0"/>
                      <a:ext cx="3162788" cy="2478304"/>
                    </a:xfrm>
                    <a:prstGeom prst="rect">
                      <a:avLst/>
                    </a:prstGeom>
                    <a:noFill/>
                    <a:ln w="9525">
                      <a:noFill/>
                      <a:miter lim="800000"/>
                      <a:headEnd/>
                      <a:tailEnd/>
                    </a:ln>
                  </pic:spPr>
                </pic:pic>
              </a:graphicData>
            </a:graphic>
          </wp:inline>
        </w:drawing>
      </w:r>
    </w:p>
    <w:p w:rsidR="00CC2888" w:rsidRPr="00DA685E" w:rsidRDefault="00CC2888" w:rsidP="00CC2888">
      <w:pPr>
        <w:pStyle w:val="ListParagraph"/>
        <w:ind w:left="-426" w:firstLine="284"/>
        <w:rPr>
          <w:b/>
          <w:bCs/>
        </w:rPr>
      </w:pPr>
    </w:p>
    <w:p w:rsidR="00CC2888" w:rsidRDefault="00CC2888" w:rsidP="00CC2888">
      <w:pPr>
        <w:pStyle w:val="ListParagraph"/>
        <w:ind w:left="-142"/>
        <w:rPr>
          <w:b/>
          <w:bCs/>
          <w:sz w:val="24"/>
          <w:szCs w:val="24"/>
        </w:rPr>
      </w:pPr>
      <w:proofErr w:type="gramStart"/>
      <w:r w:rsidRPr="00E05ABB">
        <w:rPr>
          <w:b/>
          <w:bCs/>
          <w:sz w:val="24"/>
          <w:szCs w:val="24"/>
        </w:rPr>
        <w:t>Output</w:t>
      </w:r>
      <w:r>
        <w:rPr>
          <w:b/>
          <w:bCs/>
          <w:sz w:val="24"/>
          <w:szCs w:val="24"/>
        </w:rPr>
        <w:t xml:space="preserve"> :</w:t>
      </w:r>
      <w:proofErr w:type="gramEnd"/>
    </w:p>
    <w:p w:rsidR="00CC2888" w:rsidRPr="00E05ABB" w:rsidRDefault="00CC2888" w:rsidP="00CC2888">
      <w:pPr>
        <w:pStyle w:val="ListParagraph"/>
        <w:ind w:left="-142"/>
        <w:rPr>
          <w:b/>
          <w:bCs/>
          <w:sz w:val="24"/>
          <w:szCs w:val="24"/>
        </w:rPr>
      </w:pPr>
      <w:r>
        <w:rPr>
          <w:b/>
          <w:bCs/>
          <w:noProof/>
          <w:sz w:val="24"/>
          <w:szCs w:val="24"/>
        </w:rPr>
        <w:drawing>
          <wp:inline distT="0" distB="0" distL="0" distR="0">
            <wp:extent cx="4981575" cy="465491"/>
            <wp:effectExtent l="19050" t="0" r="9525" b="0"/>
            <wp:docPr id="1555" name="Picture 4" descr="C:\Users\91944\OneDrive\Pictures\Screenshots\Screenshot 2025-03-12 010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1944\OneDrive\Pictures\Screenshots\Screenshot 2025-03-12 010211.png"/>
                    <pic:cNvPicPr>
                      <a:picLocks noChangeAspect="1" noChangeArrowheads="1"/>
                    </pic:cNvPicPr>
                  </pic:nvPicPr>
                  <pic:blipFill>
                    <a:blip r:embed="rId27"/>
                    <a:srcRect/>
                    <a:stretch>
                      <a:fillRect/>
                    </a:stretch>
                  </pic:blipFill>
                  <pic:spPr bwMode="auto">
                    <a:xfrm>
                      <a:off x="0" y="0"/>
                      <a:ext cx="5001813" cy="467382"/>
                    </a:xfrm>
                    <a:prstGeom prst="rect">
                      <a:avLst/>
                    </a:prstGeom>
                    <a:noFill/>
                    <a:ln w="9525">
                      <a:noFill/>
                      <a:miter lim="800000"/>
                      <a:headEnd/>
                      <a:tailEnd/>
                    </a:ln>
                  </pic:spPr>
                </pic:pic>
              </a:graphicData>
            </a:graphic>
          </wp:inline>
        </w:drawing>
      </w:r>
    </w:p>
    <w:p w:rsidR="00CC2888" w:rsidRPr="00E05ABB" w:rsidRDefault="00CC2888" w:rsidP="00CC2888">
      <w:pPr>
        <w:spacing w:after="0" w:line="268" w:lineRule="auto"/>
        <w:ind w:right="209"/>
        <w:jc w:val="both"/>
        <w:rPr>
          <w:b/>
          <w:bCs/>
          <w:color w:val="FF0000"/>
          <w:sz w:val="24"/>
          <w:szCs w:val="24"/>
        </w:rPr>
      </w:pPr>
      <w:r w:rsidRPr="00E05ABB">
        <w:rPr>
          <w:b/>
          <w:bCs/>
          <w:color w:val="FF0000"/>
          <w:sz w:val="24"/>
          <w:szCs w:val="24"/>
        </w:rPr>
        <w:lastRenderedPageBreak/>
        <w:t>Error:</w:t>
      </w:r>
    </w:p>
    <w:p w:rsidR="00CC2888" w:rsidRPr="00E05ABB" w:rsidRDefault="00CC2888" w:rsidP="00CC2888">
      <w:pPr>
        <w:rPr>
          <w:color w:val="FF0000"/>
          <w:sz w:val="24"/>
          <w:szCs w:val="24"/>
        </w:rPr>
      </w:pPr>
      <w:r w:rsidRPr="00E05ABB">
        <w:rPr>
          <w:color w:val="FF0000"/>
          <w:sz w:val="24"/>
          <w:szCs w:val="24"/>
        </w:rPr>
        <w:t>String forgot in main function</w:t>
      </w:r>
    </w:p>
    <w:p w:rsidR="00CC2888" w:rsidRDefault="00CC2888" w:rsidP="00CC2888">
      <w:pPr>
        <w:rPr>
          <w:b/>
          <w:bCs/>
          <w:color w:val="00B050"/>
          <w:sz w:val="24"/>
          <w:szCs w:val="24"/>
        </w:rPr>
      </w:pPr>
      <w:r w:rsidRPr="00E05ABB">
        <w:rPr>
          <w:b/>
          <w:bCs/>
          <w:color w:val="00B050"/>
          <w:sz w:val="24"/>
          <w:szCs w:val="24"/>
        </w:rPr>
        <w:t>Rectification</w:t>
      </w:r>
      <w:r>
        <w:rPr>
          <w:b/>
          <w:bCs/>
          <w:color w:val="00B050"/>
          <w:sz w:val="24"/>
          <w:szCs w:val="24"/>
        </w:rPr>
        <w:t>:</w:t>
      </w:r>
    </w:p>
    <w:p w:rsidR="00CC2888" w:rsidRPr="00E05ABB" w:rsidRDefault="00CC2888" w:rsidP="00CC2888">
      <w:pPr>
        <w:rPr>
          <w:color w:val="00B050"/>
        </w:rPr>
      </w:pPr>
      <w:r w:rsidRPr="00E05ABB">
        <w:rPr>
          <w:b/>
          <w:bCs/>
          <w:color w:val="00B050"/>
        </w:rPr>
        <w:t>String is added</w:t>
      </w:r>
    </w:p>
    <w:p w:rsidR="00CC2888" w:rsidRDefault="00CC2888" w:rsidP="00CC2888">
      <w:pPr>
        <w:spacing w:after="0" w:line="268" w:lineRule="auto"/>
        <w:ind w:right="209"/>
        <w:jc w:val="both"/>
        <w:rPr>
          <w:b/>
          <w:bCs/>
        </w:rPr>
      </w:pPr>
      <w:r w:rsidRPr="00E05ABB">
        <w:rPr>
          <w:b/>
          <w:bCs/>
          <w:sz w:val="28"/>
          <w:szCs w:val="28"/>
        </w:rPr>
        <w:t>Class diagram</w:t>
      </w:r>
      <w:r>
        <w:rPr>
          <w:b/>
          <w:bCs/>
        </w:rPr>
        <w:t>:</w:t>
      </w:r>
    </w:p>
    <w:tbl>
      <w:tblPr>
        <w:tblStyle w:val="TableGrid"/>
        <w:tblW w:w="0" w:type="auto"/>
        <w:tblInd w:w="135" w:type="dxa"/>
        <w:tblLook w:val="04A0"/>
      </w:tblPr>
      <w:tblGrid>
        <w:gridCol w:w="2924"/>
      </w:tblGrid>
      <w:tr w:rsidR="00CC2888" w:rsidRPr="00E05ABB" w:rsidTr="00D5439F">
        <w:trPr>
          <w:trHeight w:val="534"/>
        </w:trPr>
        <w:tc>
          <w:tcPr>
            <w:tcW w:w="2924" w:type="dxa"/>
            <w:tcBorders>
              <w:top w:val="single" w:sz="4" w:space="0" w:color="auto"/>
              <w:left w:val="single" w:sz="4" w:space="0" w:color="auto"/>
              <w:bottom w:val="single" w:sz="4" w:space="0" w:color="auto"/>
              <w:right w:val="single" w:sz="4" w:space="0" w:color="auto"/>
            </w:tcBorders>
            <w:hideMark/>
          </w:tcPr>
          <w:p w:rsidR="00CC2888" w:rsidRPr="00E05ABB" w:rsidRDefault="00CC2888" w:rsidP="00D5439F">
            <w:pPr>
              <w:spacing w:line="268" w:lineRule="auto"/>
              <w:ind w:right="209"/>
              <w:jc w:val="both"/>
              <w:rPr>
                <w:rFonts w:ascii="Palatino Linotype" w:hAnsi="Palatino Linotype"/>
                <w:color w:val="000000"/>
                <w:kern w:val="2"/>
                <w:sz w:val="24"/>
                <w:szCs w:val="24"/>
              </w:rPr>
            </w:pPr>
            <w:r w:rsidRPr="00E05ABB">
              <w:rPr>
                <w:sz w:val="24"/>
                <w:szCs w:val="24"/>
              </w:rPr>
              <w:t xml:space="preserve">                               </w:t>
            </w:r>
            <w:proofErr w:type="spellStart"/>
            <w:r w:rsidRPr="00E05ABB">
              <w:rPr>
                <w:sz w:val="24"/>
                <w:szCs w:val="24"/>
              </w:rPr>
              <w:t>Myclass</w:t>
            </w:r>
            <w:proofErr w:type="spellEnd"/>
          </w:p>
        </w:tc>
      </w:tr>
      <w:tr w:rsidR="00CC2888" w:rsidRPr="00E05ABB" w:rsidTr="00D5439F">
        <w:trPr>
          <w:trHeight w:val="1066"/>
        </w:trPr>
        <w:tc>
          <w:tcPr>
            <w:tcW w:w="2924" w:type="dxa"/>
            <w:tcBorders>
              <w:top w:val="single" w:sz="4" w:space="0" w:color="auto"/>
              <w:left w:val="single" w:sz="4" w:space="0" w:color="auto"/>
              <w:bottom w:val="single" w:sz="4" w:space="0" w:color="auto"/>
              <w:right w:val="single" w:sz="4" w:space="0" w:color="auto"/>
            </w:tcBorders>
            <w:hideMark/>
          </w:tcPr>
          <w:p w:rsidR="00CC2888" w:rsidRPr="00E05ABB" w:rsidRDefault="00CC2888" w:rsidP="00D5439F">
            <w:pPr>
              <w:spacing w:line="268" w:lineRule="auto"/>
              <w:ind w:right="209"/>
              <w:jc w:val="both"/>
              <w:rPr>
                <w:rFonts w:ascii="Palatino Linotype" w:hAnsi="Palatino Linotype"/>
                <w:color w:val="000000"/>
                <w:kern w:val="2"/>
                <w:sz w:val="24"/>
                <w:szCs w:val="24"/>
              </w:rPr>
            </w:pPr>
            <w:r w:rsidRPr="00E05ABB">
              <w:rPr>
                <w:sz w:val="24"/>
                <w:szCs w:val="24"/>
              </w:rPr>
              <w:t xml:space="preserve">Count : </w:t>
            </w:r>
            <w:proofErr w:type="spellStart"/>
            <w:r w:rsidRPr="00E05ABB">
              <w:rPr>
                <w:sz w:val="24"/>
                <w:szCs w:val="24"/>
              </w:rPr>
              <w:t>int</w:t>
            </w:r>
            <w:proofErr w:type="spellEnd"/>
          </w:p>
          <w:p w:rsidR="00CC2888" w:rsidRPr="00E05ABB" w:rsidRDefault="00CC2888" w:rsidP="00D5439F">
            <w:pPr>
              <w:spacing w:line="268" w:lineRule="auto"/>
              <w:ind w:right="209"/>
              <w:jc w:val="both"/>
              <w:rPr>
                <w:rFonts w:ascii="Palatino Linotype" w:hAnsi="Palatino Linotype"/>
                <w:color w:val="000000"/>
                <w:kern w:val="2"/>
                <w:sz w:val="24"/>
                <w:szCs w:val="24"/>
              </w:rPr>
            </w:pPr>
            <w:r w:rsidRPr="00E05ABB">
              <w:rPr>
                <w:sz w:val="24"/>
                <w:szCs w:val="24"/>
              </w:rPr>
              <w:t>PIE : double</w:t>
            </w:r>
          </w:p>
        </w:tc>
      </w:tr>
      <w:tr w:rsidR="00CC2888" w:rsidRPr="00E05ABB" w:rsidTr="00D5439F">
        <w:trPr>
          <w:trHeight w:val="534"/>
        </w:trPr>
        <w:tc>
          <w:tcPr>
            <w:tcW w:w="2924" w:type="dxa"/>
            <w:tcBorders>
              <w:top w:val="single" w:sz="4" w:space="0" w:color="auto"/>
              <w:left w:val="single" w:sz="4" w:space="0" w:color="auto"/>
              <w:bottom w:val="single" w:sz="4" w:space="0" w:color="auto"/>
              <w:right w:val="single" w:sz="4" w:space="0" w:color="auto"/>
            </w:tcBorders>
            <w:hideMark/>
          </w:tcPr>
          <w:p w:rsidR="00CC2888" w:rsidRPr="00E05ABB" w:rsidRDefault="00CC2888" w:rsidP="00D5439F">
            <w:pPr>
              <w:spacing w:line="268" w:lineRule="auto"/>
              <w:ind w:right="209"/>
              <w:jc w:val="both"/>
              <w:rPr>
                <w:rFonts w:ascii="Palatino Linotype" w:hAnsi="Palatino Linotype"/>
                <w:color w:val="000000"/>
                <w:kern w:val="2"/>
                <w:sz w:val="24"/>
                <w:szCs w:val="24"/>
              </w:rPr>
            </w:pPr>
            <w:r w:rsidRPr="00E05ABB">
              <w:rPr>
                <w:sz w:val="24"/>
                <w:szCs w:val="24"/>
              </w:rPr>
              <w:t>+</w:t>
            </w:r>
            <w:proofErr w:type="spellStart"/>
            <w:r w:rsidRPr="00E05ABB">
              <w:rPr>
                <w:sz w:val="24"/>
                <w:szCs w:val="24"/>
              </w:rPr>
              <w:t>Myclass</w:t>
            </w:r>
            <w:proofErr w:type="spellEnd"/>
            <w:r w:rsidRPr="00E05ABB">
              <w:rPr>
                <w:sz w:val="24"/>
                <w:szCs w:val="24"/>
              </w:rPr>
              <w:t>()</w:t>
            </w:r>
          </w:p>
        </w:tc>
      </w:tr>
    </w:tbl>
    <w:p w:rsidR="00CC2888" w:rsidRDefault="00CC2888" w:rsidP="00CC2888">
      <w:pPr>
        <w:spacing w:after="0" w:line="268" w:lineRule="auto"/>
        <w:ind w:right="209"/>
        <w:jc w:val="both"/>
        <w:rPr>
          <w:rFonts w:ascii="Palatino Linotype" w:hAnsi="Palatino Linotype"/>
          <w:b/>
          <w:bCs/>
          <w:color w:val="000000"/>
          <w:kern w:val="2"/>
          <w:sz w:val="28"/>
          <w:szCs w:val="28"/>
        </w:rPr>
      </w:pPr>
      <w:r>
        <w:rPr>
          <w:b/>
          <w:bCs/>
        </w:rPr>
        <w:t xml:space="preserve"> </w:t>
      </w:r>
    </w:p>
    <w:p w:rsidR="00CC2888" w:rsidRDefault="00CC2888" w:rsidP="00CC2888">
      <w:pPr>
        <w:spacing w:after="0" w:line="268" w:lineRule="auto"/>
        <w:ind w:right="209"/>
        <w:jc w:val="both"/>
        <w:rPr>
          <w:b/>
          <w:bCs/>
        </w:rPr>
      </w:pPr>
      <w:r>
        <w:rPr>
          <w:b/>
          <w:bCs/>
        </w:rPr>
        <w:t xml:space="preserve"> </w:t>
      </w:r>
    </w:p>
    <w:p w:rsidR="00CC2888" w:rsidRPr="00E05ABB" w:rsidRDefault="00CC2888" w:rsidP="00CC2888">
      <w:pPr>
        <w:spacing w:after="0" w:line="268" w:lineRule="auto"/>
        <w:ind w:right="209"/>
        <w:jc w:val="both"/>
        <w:rPr>
          <w:b/>
          <w:bCs/>
          <w:color w:val="FF0000"/>
          <w:sz w:val="24"/>
          <w:szCs w:val="24"/>
        </w:rPr>
      </w:pPr>
    </w:p>
    <w:p w:rsidR="00CC2888" w:rsidRDefault="00CC2888" w:rsidP="00CC2888"/>
    <w:p w:rsidR="00CC2888" w:rsidRDefault="00CC2888" w:rsidP="00CC2888">
      <w:pPr>
        <w:spacing w:after="0" w:line="268" w:lineRule="auto"/>
        <w:ind w:right="209"/>
        <w:jc w:val="both"/>
        <w:rPr>
          <w:b/>
          <w:bCs/>
        </w:rPr>
      </w:pPr>
    </w:p>
    <w:p w:rsidR="00CC2888" w:rsidRDefault="00CC2888" w:rsidP="00CC2888">
      <w:pPr>
        <w:spacing w:after="0" w:line="268" w:lineRule="auto"/>
        <w:ind w:right="209"/>
        <w:jc w:val="both"/>
        <w:rPr>
          <w:b/>
          <w:bCs/>
        </w:rPr>
      </w:pPr>
      <w:r>
        <w:rPr>
          <w:b/>
          <w:bCs/>
        </w:rPr>
        <w:t xml:space="preserve"> </w:t>
      </w:r>
    </w:p>
    <w:p w:rsidR="00CC2888" w:rsidRDefault="00CC2888" w:rsidP="00CC2888">
      <w:pPr>
        <w:spacing w:after="0" w:line="268" w:lineRule="auto"/>
        <w:ind w:right="209"/>
        <w:jc w:val="both"/>
        <w:rPr>
          <w:b/>
          <w:bCs/>
        </w:rPr>
      </w:pPr>
      <w:r>
        <w:rPr>
          <w:b/>
          <w:bCs/>
        </w:rPr>
        <w:t xml:space="preserve"> </w:t>
      </w:r>
    </w:p>
    <w:p w:rsidR="00CC2888" w:rsidRPr="002F29A0" w:rsidRDefault="00CC2888" w:rsidP="00CC2888">
      <w:pPr>
        <w:ind w:left="-426"/>
        <w:rPr>
          <w:color w:val="0D0D0D" w:themeColor="text1" w:themeTint="F2"/>
          <w:sz w:val="32"/>
          <w:szCs w:val="32"/>
        </w:rPr>
      </w:pPr>
    </w:p>
    <w:p w:rsidR="00CC2888" w:rsidRDefault="00CC2888" w:rsidP="00CC2888">
      <w:pPr>
        <w:ind w:right="-1440"/>
      </w:pPr>
    </w:p>
    <w:p w:rsidR="00CC2888" w:rsidRDefault="00CC2888" w:rsidP="00CC2888">
      <w:pPr>
        <w:spacing w:before="0" w:beforeAutospacing="0" w:line="259" w:lineRule="auto"/>
      </w:pPr>
      <w:r>
        <w:br w:type="page"/>
      </w:r>
    </w:p>
    <w:p w:rsidR="00CC2888" w:rsidRPr="005910C1" w:rsidRDefault="00CC2888" w:rsidP="00CC2888">
      <w:pPr>
        <w:rPr>
          <w:rFonts w:asciiTheme="majorHAnsi" w:eastAsia="Trebuchet MS" w:hAnsiTheme="majorHAnsi" w:cstheme="majorHAnsi"/>
          <w:b/>
          <w:bCs/>
          <w:color w:val="806000" w:themeColor="accent4" w:themeShade="80"/>
          <w:sz w:val="32"/>
          <w:szCs w:val="32"/>
        </w:rPr>
      </w:pPr>
      <w:r>
        <w:rPr>
          <w:rFonts w:asciiTheme="majorHAnsi" w:eastAsia="Trebuchet MS" w:hAnsiTheme="majorHAnsi" w:cstheme="majorHAnsi"/>
          <w:b/>
          <w:bCs/>
          <w:sz w:val="28"/>
          <w:szCs w:val="28"/>
        </w:rPr>
        <w:lastRenderedPageBreak/>
        <w:t xml:space="preserve">                                                        </w:t>
      </w:r>
      <w:r w:rsidRPr="005910C1">
        <w:rPr>
          <w:rFonts w:asciiTheme="majorHAnsi" w:eastAsia="Trebuchet MS" w:hAnsiTheme="majorHAnsi" w:cstheme="majorHAnsi"/>
          <w:b/>
          <w:bCs/>
          <w:color w:val="806000" w:themeColor="accent4" w:themeShade="80"/>
          <w:sz w:val="32"/>
          <w:szCs w:val="32"/>
        </w:rPr>
        <w:t xml:space="preserve">WEEK 5 </w:t>
      </w:r>
    </w:p>
    <w:p w:rsidR="00CC2888" w:rsidRDefault="00CC2888" w:rsidP="00CC2888">
      <w:pPr>
        <w:rPr>
          <w:rFonts w:ascii="Times New Roman" w:eastAsia="Trebuchet MS" w:hAnsi="Times New Roman"/>
          <w:b/>
          <w:bCs/>
          <w:sz w:val="28"/>
          <w:szCs w:val="28"/>
        </w:rPr>
      </w:pPr>
      <w:r w:rsidRPr="005910C1">
        <w:rPr>
          <w:rFonts w:asciiTheme="majorHAnsi" w:eastAsia="Trebuchet MS" w:hAnsiTheme="majorHAnsi" w:cstheme="majorHAnsi"/>
          <w:b/>
          <w:bCs/>
          <w:sz w:val="28"/>
          <w:szCs w:val="28"/>
        </w:rPr>
        <w:t>1) Create a calculator using the operations including addition, subtraction, multiplication and division using multilevel in heritance and display the desired output</w:t>
      </w:r>
      <w:r>
        <w:rPr>
          <w:rFonts w:ascii="Times New Roman" w:eastAsia="Trebuchet MS" w:hAnsi="Times New Roman"/>
          <w:b/>
          <w:bCs/>
          <w:sz w:val="28"/>
          <w:szCs w:val="28"/>
        </w:rPr>
        <w:t>.</w:t>
      </w:r>
    </w:p>
    <w:p w:rsidR="00CC2888" w:rsidRPr="005910C1" w:rsidRDefault="00CC2888" w:rsidP="00CC2888">
      <w:pPr>
        <w:rPr>
          <w:rFonts w:asciiTheme="minorHAnsi" w:eastAsia="Trebuchet MS" w:hAnsiTheme="minorHAnsi" w:cstheme="minorHAnsi"/>
          <w:sz w:val="20"/>
          <w:szCs w:val="20"/>
        </w:rPr>
      </w:pPr>
      <w:r w:rsidRPr="005910C1">
        <w:rPr>
          <w:rFonts w:ascii="Times New Roman" w:eastAsia="Trebuchet MS" w:hAnsi="Times New Roman"/>
          <w:b/>
          <w:bCs/>
          <w:sz w:val="20"/>
          <w:szCs w:val="20"/>
        </w:rPr>
        <w:t xml:space="preserve">- </w:t>
      </w:r>
      <w:r w:rsidRPr="005910C1">
        <w:rPr>
          <w:rFonts w:asciiTheme="minorHAnsi" w:eastAsia="Trebuchet MS" w:hAnsiTheme="minorHAnsi" w:cstheme="minorHAnsi"/>
          <w:sz w:val="20"/>
          <w:szCs w:val="20"/>
        </w:rPr>
        <w:t xml:space="preserve">Write your code in VS CODE and execute </w:t>
      </w:r>
    </w:p>
    <w:p w:rsidR="00CC2888" w:rsidRPr="005910C1" w:rsidRDefault="00CC2888" w:rsidP="00CC2888">
      <w:pPr>
        <w:rPr>
          <w:rFonts w:asciiTheme="minorHAnsi" w:eastAsia="Trebuchet MS" w:hAnsiTheme="minorHAnsi" w:cstheme="minorHAnsi"/>
          <w:sz w:val="20"/>
          <w:szCs w:val="20"/>
        </w:rPr>
      </w:pPr>
      <w:r w:rsidRPr="005910C1">
        <w:rPr>
          <w:rFonts w:asciiTheme="minorHAnsi" w:eastAsia="Trebuchet MS" w:hAnsiTheme="minorHAnsi" w:cstheme="minorHAnsi"/>
          <w:sz w:val="20"/>
          <w:szCs w:val="20"/>
        </w:rPr>
        <w:t>- Important Points:</w:t>
      </w:r>
    </w:p>
    <w:p w:rsidR="00CC2888" w:rsidRPr="005910C1" w:rsidRDefault="00CC2888" w:rsidP="00CC2888">
      <w:pPr>
        <w:widowControl w:val="0"/>
        <w:numPr>
          <w:ilvl w:val="3"/>
          <w:numId w:val="3"/>
        </w:numPr>
        <w:autoSpaceDE w:val="0"/>
        <w:autoSpaceDN w:val="0"/>
        <w:spacing w:after="0" w:line="240" w:lineRule="auto"/>
        <w:rPr>
          <w:rFonts w:asciiTheme="minorHAnsi" w:eastAsia="Trebuchet MS" w:hAnsiTheme="minorHAnsi" w:cstheme="minorHAnsi"/>
          <w:sz w:val="20"/>
          <w:szCs w:val="20"/>
        </w:rPr>
      </w:pPr>
      <w:r w:rsidRPr="005910C1">
        <w:rPr>
          <w:rFonts w:asciiTheme="minorHAnsi" w:eastAsia="Trebuchet MS" w:hAnsiTheme="minorHAnsi" w:cstheme="minorHAnsi"/>
          <w:sz w:val="20"/>
          <w:szCs w:val="20"/>
        </w:rPr>
        <w:t>Understand the calling of a Constructor</w:t>
      </w:r>
    </w:p>
    <w:p w:rsidR="00CC2888" w:rsidRPr="005910C1" w:rsidRDefault="00CC2888" w:rsidP="00CC2888">
      <w:pPr>
        <w:widowControl w:val="0"/>
        <w:numPr>
          <w:ilvl w:val="3"/>
          <w:numId w:val="3"/>
        </w:numPr>
        <w:autoSpaceDE w:val="0"/>
        <w:autoSpaceDN w:val="0"/>
        <w:spacing w:after="0" w:line="240" w:lineRule="auto"/>
        <w:rPr>
          <w:rFonts w:asciiTheme="minorHAnsi" w:eastAsia="Trebuchet MS" w:hAnsiTheme="minorHAnsi" w:cstheme="minorHAnsi"/>
          <w:sz w:val="20"/>
          <w:szCs w:val="20"/>
        </w:rPr>
      </w:pPr>
      <w:r w:rsidRPr="005910C1">
        <w:rPr>
          <w:rFonts w:asciiTheme="minorHAnsi" w:eastAsia="Trebuchet MS" w:hAnsiTheme="minorHAnsi" w:cstheme="minorHAnsi"/>
          <w:sz w:val="20"/>
          <w:szCs w:val="20"/>
        </w:rPr>
        <w:t>Giving class name correctly</w:t>
      </w:r>
    </w:p>
    <w:p w:rsidR="00CC2888" w:rsidRPr="005910C1" w:rsidRDefault="00CC2888" w:rsidP="00CC2888">
      <w:pPr>
        <w:widowControl w:val="0"/>
        <w:numPr>
          <w:ilvl w:val="3"/>
          <w:numId w:val="3"/>
        </w:numPr>
        <w:autoSpaceDE w:val="0"/>
        <w:autoSpaceDN w:val="0"/>
        <w:spacing w:after="0" w:line="240" w:lineRule="auto"/>
        <w:rPr>
          <w:rFonts w:asciiTheme="minorHAnsi" w:eastAsia="Trebuchet MS" w:hAnsiTheme="minorHAnsi" w:cstheme="minorHAnsi"/>
          <w:sz w:val="20"/>
          <w:szCs w:val="20"/>
        </w:rPr>
      </w:pPr>
      <w:r w:rsidRPr="005910C1">
        <w:rPr>
          <w:rFonts w:asciiTheme="minorHAnsi" w:eastAsia="Trebuchet MS" w:hAnsiTheme="minorHAnsi" w:cstheme="minorHAnsi"/>
          <w:sz w:val="20"/>
          <w:szCs w:val="20"/>
        </w:rPr>
        <w:t>Give the parameters Correctly</w:t>
      </w:r>
    </w:p>
    <w:p w:rsidR="00CC2888" w:rsidRPr="005910C1" w:rsidRDefault="00CC2888" w:rsidP="00CC2888">
      <w:pPr>
        <w:rPr>
          <w:rFonts w:asciiTheme="minorHAnsi" w:eastAsia="Trebuchet MS" w:hAnsiTheme="minorHAnsi" w:cstheme="minorHAnsi"/>
          <w:sz w:val="20"/>
          <w:szCs w:val="20"/>
        </w:rPr>
      </w:pPr>
      <w:r w:rsidRPr="005910C1">
        <w:rPr>
          <w:rFonts w:asciiTheme="minorHAnsi" w:eastAsia="Trebuchet MS" w:hAnsiTheme="minorHAnsi" w:cstheme="minorHAnsi"/>
          <w:sz w:val="20"/>
          <w:szCs w:val="20"/>
        </w:rPr>
        <w:t>CODE:</w:t>
      </w:r>
    </w:p>
    <w:p w:rsidR="00CC2888" w:rsidRDefault="00CC2888" w:rsidP="00CC2888">
      <w:pPr>
        <w:rPr>
          <w:rFonts w:ascii="Times New Roman" w:eastAsia="Trebuchet MS" w:hAnsi="Times New Roman"/>
          <w:b/>
          <w:bCs/>
          <w:sz w:val="28"/>
          <w:szCs w:val="28"/>
        </w:rPr>
      </w:pPr>
      <w:r>
        <w:rPr>
          <w:rFonts w:ascii="Times New Roman" w:eastAsia="Trebuchet MS" w:hAnsi="Times New Roman"/>
          <w:b/>
          <w:bCs/>
          <w:sz w:val="28"/>
          <w:szCs w:val="28"/>
        </w:rPr>
        <w:t xml:space="preserve"> </w:t>
      </w:r>
    </w:p>
    <w:p w:rsidR="00CC2888" w:rsidRDefault="00CC2888" w:rsidP="00CC2888">
      <w:pPr>
        <w:rPr>
          <w:rFonts w:ascii="Times New Roman" w:eastAsia="Trebuchet MS" w:hAnsi="Times New Roman"/>
          <w:b/>
          <w:bCs/>
          <w:sz w:val="28"/>
          <w:szCs w:val="28"/>
        </w:rPr>
      </w:pPr>
      <w:r>
        <w:rPr>
          <w:noProof/>
        </w:rPr>
        <w:drawing>
          <wp:inline distT="0" distB="0" distL="0" distR="0">
            <wp:extent cx="4193736" cy="5305245"/>
            <wp:effectExtent l="19050" t="0" r="0" b="0"/>
            <wp:docPr id="1556" name="Picture 1" descr="C:\Users\91944\AppData\Local\Temp\ksohtml2286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1944\AppData\Local\Temp\ksohtml22864\wps1.jpg"/>
                    <pic:cNvPicPr>
                      <a:picLocks noChangeAspect="1" noChangeArrowheads="1"/>
                    </pic:cNvPicPr>
                  </pic:nvPicPr>
                  <pic:blipFill>
                    <a:blip r:embed="rId28"/>
                    <a:srcRect/>
                    <a:stretch>
                      <a:fillRect/>
                    </a:stretch>
                  </pic:blipFill>
                  <pic:spPr bwMode="auto">
                    <a:xfrm>
                      <a:off x="0" y="0"/>
                      <a:ext cx="4200475" cy="5313770"/>
                    </a:xfrm>
                    <a:prstGeom prst="rect">
                      <a:avLst/>
                    </a:prstGeom>
                    <a:noFill/>
                    <a:ln w="9525">
                      <a:noFill/>
                      <a:miter lim="800000"/>
                      <a:headEnd/>
                      <a:tailEnd/>
                    </a:ln>
                  </pic:spPr>
                </pic:pic>
              </a:graphicData>
            </a:graphic>
          </wp:inline>
        </w:drawing>
      </w:r>
      <w:r>
        <w:rPr>
          <w:rFonts w:ascii="Times New Roman" w:eastAsia="Trebuchet MS" w:hAnsi="Times New Roman"/>
          <w:b/>
          <w:bCs/>
          <w:sz w:val="28"/>
          <w:szCs w:val="28"/>
        </w:rPr>
        <w:t xml:space="preserve"> </w:t>
      </w:r>
    </w:p>
    <w:p w:rsidR="00CC2888" w:rsidRPr="005910C1" w:rsidRDefault="00CC2888" w:rsidP="00CC2888">
      <w:pPr>
        <w:rPr>
          <w:rFonts w:ascii="Trebuchet MS" w:hAnsi="Trebuchet MS"/>
        </w:rPr>
      </w:pPr>
      <w:r>
        <w:rPr>
          <w:b/>
        </w:rPr>
        <w:lastRenderedPageBreak/>
        <w:br/>
      </w:r>
      <w:r>
        <w:rPr>
          <w:b/>
        </w:rPr>
        <w:br/>
        <w:t>OUTPUT:</w:t>
      </w:r>
      <w:r>
        <w:rPr>
          <w:b/>
        </w:rPr>
        <w:br/>
      </w:r>
    </w:p>
    <w:p w:rsidR="00CC2888" w:rsidRDefault="00CC2888" w:rsidP="00CC2888">
      <w:pPr>
        <w:rPr>
          <w:b/>
        </w:rPr>
      </w:pPr>
      <w:r>
        <w:rPr>
          <w:noProof/>
        </w:rPr>
        <w:drawing>
          <wp:inline distT="0" distB="0" distL="0" distR="0">
            <wp:extent cx="3019425" cy="1038225"/>
            <wp:effectExtent l="19050" t="0" r="9525" b="0"/>
            <wp:docPr id="1557" name="Picture 2" descr="C:\Users\91944\AppData\Local\Temp\ksohtml2286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91944\AppData\Local\Temp\ksohtml22864\wps2.jpg"/>
                    <pic:cNvPicPr>
                      <a:picLocks noChangeAspect="1" noChangeArrowheads="1"/>
                    </pic:cNvPicPr>
                  </pic:nvPicPr>
                  <pic:blipFill>
                    <a:blip r:embed="rId29"/>
                    <a:srcRect/>
                    <a:stretch>
                      <a:fillRect/>
                    </a:stretch>
                  </pic:blipFill>
                  <pic:spPr bwMode="auto">
                    <a:xfrm>
                      <a:off x="0" y="0"/>
                      <a:ext cx="3019425" cy="1038225"/>
                    </a:xfrm>
                    <a:prstGeom prst="rect">
                      <a:avLst/>
                    </a:prstGeom>
                    <a:noFill/>
                    <a:ln w="9525">
                      <a:noFill/>
                      <a:miter lim="800000"/>
                      <a:headEnd/>
                      <a:tailEnd/>
                    </a:ln>
                  </pic:spPr>
                </pic:pic>
              </a:graphicData>
            </a:graphic>
          </wp:inline>
        </w:drawing>
      </w:r>
      <w:r>
        <w:rPr>
          <w:b/>
        </w:rPr>
        <w:br/>
      </w:r>
      <w:r>
        <w:rPr>
          <w:b/>
        </w:rPr>
        <w:br/>
        <w:t>Errors:</w:t>
      </w:r>
    </w:p>
    <w:tbl>
      <w:tblPr>
        <w:tblStyle w:val="TableGrid"/>
        <w:tblW w:w="0" w:type="auto"/>
        <w:tblLook w:val="04A0"/>
      </w:tblPr>
      <w:tblGrid>
        <w:gridCol w:w="979"/>
        <w:gridCol w:w="3028"/>
        <w:gridCol w:w="5235"/>
      </w:tblGrid>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S.NO</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Error Name</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Error Rectification</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1</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Syntax/ Compilation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Absence of Semicolon </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2</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Closing Brackets</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Need to Close the brackets</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3</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Class Name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Give the class name correctly</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4</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Constructor Calling</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Call the constructor correctly</w:t>
            </w:r>
          </w:p>
        </w:tc>
      </w:tr>
    </w:tbl>
    <w:p w:rsidR="00CC2888" w:rsidRDefault="00CC2888" w:rsidP="00CC2888">
      <w:pPr>
        <w:rPr>
          <w:rFonts w:ascii="Trebuchet MS" w:hAnsi="Trebuchet MS"/>
          <w:b/>
          <w:u w:val="single"/>
        </w:rPr>
      </w:pPr>
      <w:r>
        <w:rPr>
          <w:b/>
          <w:u w:val="single"/>
        </w:rPr>
        <w:br/>
      </w:r>
      <w:r>
        <w:rPr>
          <w:b/>
          <w:u w:val="single"/>
        </w:rPr>
        <w:br/>
      </w:r>
      <w:r>
        <w:rPr>
          <w:b/>
          <w:u w:val="single"/>
        </w:rPr>
        <w:br/>
      </w:r>
      <w:r>
        <w:rPr>
          <w:b/>
          <w:u w:val="single"/>
        </w:rPr>
        <w:br/>
      </w:r>
    </w:p>
    <w:p w:rsidR="00CC2888" w:rsidRPr="005910C1" w:rsidRDefault="00CC2888" w:rsidP="00CC2888">
      <w:pPr>
        <w:rPr>
          <w:b/>
          <w:sz w:val="28"/>
          <w:szCs w:val="28"/>
        </w:rPr>
      </w:pPr>
      <w:proofErr w:type="gramStart"/>
      <w:r w:rsidRPr="005910C1">
        <w:rPr>
          <w:b/>
          <w:sz w:val="28"/>
          <w:szCs w:val="28"/>
        </w:rPr>
        <w:t>2) Vehicle rental company</w:t>
      </w:r>
      <w:proofErr w:type="gramEnd"/>
      <w:r w:rsidRPr="005910C1">
        <w:rPr>
          <w:b/>
          <w:sz w:val="28"/>
          <w:szCs w:val="28"/>
        </w:rPr>
        <w:t xml:space="preserve"> wants to develop a system that maintains information about different types of vehicles available for rent. The company rents out cars and bikes and they need a program to store details about each vehicle such as brand and speed.</w:t>
      </w:r>
    </w:p>
    <w:p w:rsidR="00CC2888" w:rsidRDefault="00CC2888" w:rsidP="00CC2888">
      <w:pPr>
        <w:rPr>
          <w:b/>
        </w:rPr>
      </w:pPr>
      <w:proofErr w:type="spellStart"/>
      <w:r>
        <w:rPr>
          <w:b/>
        </w:rPr>
        <w:t>i</w:t>
      </w:r>
      <w:proofErr w:type="spellEnd"/>
      <w:r>
        <w:rPr>
          <w:b/>
        </w:rPr>
        <w:t xml:space="preserve">. Cars should have an additional property: number of doors, </w:t>
      </w:r>
      <w:proofErr w:type="gramStart"/>
      <w:r>
        <w:rPr>
          <w:b/>
        </w:rPr>
        <w:t>Seating</w:t>
      </w:r>
      <w:proofErr w:type="gramEnd"/>
      <w:r>
        <w:rPr>
          <w:b/>
        </w:rPr>
        <w:t xml:space="preserve"> capacity.</w:t>
      </w:r>
    </w:p>
    <w:p w:rsidR="00CC2888" w:rsidRDefault="00CC2888" w:rsidP="00CC2888">
      <w:pPr>
        <w:rPr>
          <w:b/>
        </w:rPr>
      </w:pPr>
      <w:r>
        <w:rPr>
          <w:b/>
        </w:rPr>
        <w:t>ii. Bikes should have a property indicating whether they have gears or not.</w:t>
      </w:r>
    </w:p>
    <w:p w:rsidR="00CC2888" w:rsidRDefault="00CC2888" w:rsidP="00CC2888">
      <w:pPr>
        <w:rPr>
          <w:b/>
        </w:rPr>
      </w:pPr>
      <w:r>
        <w:rPr>
          <w:b/>
        </w:rPr>
        <w:t>iii. The system should also include a function to display details about each vehicle and indicate when a vehicle is starting.</w:t>
      </w:r>
    </w:p>
    <w:p w:rsidR="00CC2888" w:rsidRDefault="00CC2888" w:rsidP="00CC2888">
      <w:pPr>
        <w:rPr>
          <w:b/>
        </w:rPr>
      </w:pPr>
      <w:r>
        <w:rPr>
          <w:b/>
        </w:rPr>
        <w:t>iv. Each class should have a constructor.</w:t>
      </w:r>
    </w:p>
    <w:p w:rsidR="00CC2888" w:rsidRDefault="00CC2888" w:rsidP="00CC2888">
      <w:pPr>
        <w:rPr>
          <w:b/>
        </w:rPr>
      </w:pPr>
      <w:r>
        <w:rPr>
          <w:b/>
        </w:rPr>
        <w:t>Questions:</w:t>
      </w:r>
    </w:p>
    <w:p w:rsidR="00CC2888" w:rsidRDefault="00CC2888" w:rsidP="00CC2888">
      <w:pPr>
        <w:rPr>
          <w:b/>
        </w:rPr>
      </w:pPr>
      <w:r>
        <w:rPr>
          <w:b/>
        </w:rPr>
        <w:t>1. Which OOP concept is used in the above program? Explain why it is useful in this scenario.</w:t>
      </w:r>
    </w:p>
    <w:p w:rsidR="00CC2888" w:rsidRDefault="00CC2888" w:rsidP="00CC2888">
      <w:pPr>
        <w:rPr>
          <w:b/>
        </w:rPr>
      </w:pPr>
      <w:r>
        <w:rPr>
          <w:b/>
        </w:rPr>
        <w:t>2. If the company decides to add a new type of vehicle ‘Truck’, how would you modify the program?</w:t>
      </w:r>
    </w:p>
    <w:p w:rsidR="00CC2888" w:rsidRDefault="00CC2888" w:rsidP="00CC2888">
      <w:pPr>
        <w:rPr>
          <w:b/>
        </w:rPr>
      </w:pPr>
      <w:r>
        <w:rPr>
          <w:b/>
        </w:rPr>
        <w:lastRenderedPageBreak/>
        <w:t>a. Truck should include and     additional property capacity (in tons).</w:t>
      </w:r>
    </w:p>
    <w:p w:rsidR="00CC2888" w:rsidRDefault="00CC2888" w:rsidP="00CC2888">
      <w:pPr>
        <w:rPr>
          <w:b/>
        </w:rPr>
      </w:pPr>
      <w:r>
        <w:rPr>
          <w:b/>
        </w:rPr>
        <w:t xml:space="preserve">b. Create a </w:t>
      </w:r>
      <w:proofErr w:type="spellStart"/>
      <w:proofErr w:type="gramStart"/>
      <w:r>
        <w:rPr>
          <w:b/>
        </w:rPr>
        <w:t>showTruck</w:t>
      </w:r>
      <w:proofErr w:type="spellEnd"/>
      <w:r>
        <w:rPr>
          <w:b/>
        </w:rPr>
        <w:t>(</w:t>
      </w:r>
      <w:proofErr w:type="gramEnd"/>
      <w:r>
        <w:rPr>
          <w:b/>
        </w:rPr>
        <w:t>) method to display the truck’s capacity.</w:t>
      </w:r>
    </w:p>
    <w:p w:rsidR="00CC2888" w:rsidRDefault="00CC2888" w:rsidP="00CC2888">
      <w:pPr>
        <w:rPr>
          <w:b/>
        </w:rPr>
      </w:pPr>
      <w:r>
        <w:rPr>
          <w:b/>
        </w:rPr>
        <w:t>c. Write a constructor for truck that initializes all properties.</w:t>
      </w:r>
    </w:p>
    <w:p w:rsidR="00CC2888" w:rsidRDefault="00CC2888" w:rsidP="00CC2888">
      <w:pPr>
        <w:rPr>
          <w:b/>
        </w:rPr>
      </w:pPr>
      <w:r>
        <w:rPr>
          <w:b/>
        </w:rPr>
        <w:t>3. Implement the truck class and update the main method to create a Truck object and also create an object for car and bike subclasses. Finally display the details.</w:t>
      </w:r>
      <w:r>
        <w:rPr>
          <w:b/>
        </w:rPr>
        <w:br/>
      </w:r>
      <w:r>
        <w:rPr>
          <w:b/>
        </w:rPr>
        <w:br/>
      </w:r>
      <w:r>
        <w:rPr>
          <w:b/>
        </w:rPr>
        <w:br/>
      </w:r>
      <w:r>
        <w:rPr>
          <w:b/>
        </w:rPr>
        <w:br/>
        <w:t xml:space="preserve">- Write your code in VS CODE and execute </w:t>
      </w:r>
    </w:p>
    <w:p w:rsidR="00CC2888" w:rsidRDefault="00CC2888" w:rsidP="00CC2888">
      <w:pPr>
        <w:rPr>
          <w:b/>
        </w:rPr>
      </w:pPr>
      <w:r>
        <w:rPr>
          <w:b/>
        </w:rPr>
        <w:t xml:space="preserve">                              - Important Points:</w:t>
      </w:r>
    </w:p>
    <w:p w:rsidR="00CC2888" w:rsidRDefault="00CC2888" w:rsidP="00CC2888">
      <w:pPr>
        <w:numPr>
          <w:ilvl w:val="3"/>
          <w:numId w:val="3"/>
        </w:numPr>
        <w:autoSpaceDE w:val="0"/>
        <w:rPr>
          <w:b/>
        </w:rPr>
      </w:pPr>
      <w:r>
        <w:rPr>
          <w:b/>
        </w:rPr>
        <w:t>Understand the calling of a Constructor</w:t>
      </w:r>
    </w:p>
    <w:p w:rsidR="00CC2888" w:rsidRDefault="00CC2888" w:rsidP="00CC2888">
      <w:pPr>
        <w:numPr>
          <w:ilvl w:val="3"/>
          <w:numId w:val="3"/>
        </w:numPr>
        <w:autoSpaceDE w:val="0"/>
        <w:rPr>
          <w:b/>
        </w:rPr>
      </w:pPr>
      <w:r>
        <w:rPr>
          <w:b/>
        </w:rPr>
        <w:t>Giving class name correctly</w:t>
      </w:r>
    </w:p>
    <w:p w:rsidR="00CC2888" w:rsidRDefault="00CC2888" w:rsidP="00CC2888">
      <w:pPr>
        <w:numPr>
          <w:ilvl w:val="3"/>
          <w:numId w:val="3"/>
        </w:numPr>
        <w:autoSpaceDE w:val="0"/>
        <w:rPr>
          <w:b/>
        </w:rPr>
      </w:pPr>
      <w:r>
        <w:rPr>
          <w:b/>
        </w:rPr>
        <w:t>Give the parameters Correctly</w:t>
      </w:r>
    </w:p>
    <w:p w:rsidR="00CC2888" w:rsidRDefault="00CC2888" w:rsidP="00CC2888">
      <w:pPr>
        <w:rPr>
          <w:b/>
        </w:rPr>
      </w:pPr>
      <w:r>
        <w:rPr>
          <w:b/>
        </w:rPr>
        <w:lastRenderedPageBreak/>
        <w:t>CODE:</w:t>
      </w:r>
      <w:r>
        <w:rPr>
          <w:b/>
        </w:rPr>
        <w:br/>
      </w:r>
      <w:r>
        <w:rPr>
          <w:noProof/>
        </w:rPr>
        <w:drawing>
          <wp:inline distT="0" distB="0" distL="0" distR="0">
            <wp:extent cx="5857875" cy="6696075"/>
            <wp:effectExtent l="19050" t="0" r="9525" b="0"/>
            <wp:docPr id="1558" name="Picture 3" descr="C:\Users\91944\AppData\Local\Temp\ksohtml22864\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91944\AppData\Local\Temp\ksohtml22864\wps3.jpg"/>
                    <pic:cNvPicPr>
                      <a:picLocks noChangeAspect="1" noChangeArrowheads="1"/>
                    </pic:cNvPicPr>
                  </pic:nvPicPr>
                  <pic:blipFill>
                    <a:blip r:embed="rId30"/>
                    <a:srcRect/>
                    <a:stretch>
                      <a:fillRect/>
                    </a:stretch>
                  </pic:blipFill>
                  <pic:spPr bwMode="auto">
                    <a:xfrm>
                      <a:off x="0" y="0"/>
                      <a:ext cx="5857875" cy="6696075"/>
                    </a:xfrm>
                    <a:prstGeom prst="rect">
                      <a:avLst/>
                    </a:prstGeom>
                    <a:noFill/>
                    <a:ln w="9525">
                      <a:noFill/>
                      <a:miter lim="800000"/>
                      <a:headEnd/>
                      <a:tailEnd/>
                    </a:ln>
                  </pic:spPr>
                </pic:pic>
              </a:graphicData>
            </a:graphic>
          </wp:inline>
        </w:drawing>
      </w:r>
    </w:p>
    <w:p w:rsidR="00CC2888" w:rsidRDefault="00CC2888" w:rsidP="00CC2888">
      <w:r>
        <w:t xml:space="preserve"> </w:t>
      </w:r>
    </w:p>
    <w:p w:rsidR="00CC2888" w:rsidRDefault="00CC2888" w:rsidP="00CC2888">
      <w:r>
        <w:t xml:space="preserve"> </w:t>
      </w:r>
    </w:p>
    <w:p w:rsidR="00CC2888" w:rsidRDefault="00CC2888" w:rsidP="00CC2888">
      <w:r>
        <w:br w:type="page"/>
      </w:r>
    </w:p>
    <w:p w:rsidR="00CC2888" w:rsidRDefault="00CC2888" w:rsidP="00CC2888">
      <w:r>
        <w:rPr>
          <w:noProof/>
        </w:rPr>
        <w:lastRenderedPageBreak/>
        <w:drawing>
          <wp:inline distT="0" distB="0" distL="0" distR="0">
            <wp:extent cx="5086350" cy="5229225"/>
            <wp:effectExtent l="19050" t="0" r="0" b="0"/>
            <wp:docPr id="1559" name="Picture 4" descr="C:\Users\91944\AppData\Local\Temp\ksohtml22864\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91944\AppData\Local\Temp\ksohtml22864\wps4.jpg"/>
                    <pic:cNvPicPr>
                      <a:picLocks noChangeAspect="1" noChangeArrowheads="1"/>
                    </pic:cNvPicPr>
                  </pic:nvPicPr>
                  <pic:blipFill>
                    <a:blip r:embed="rId31"/>
                    <a:srcRect/>
                    <a:stretch>
                      <a:fillRect/>
                    </a:stretch>
                  </pic:blipFill>
                  <pic:spPr bwMode="auto">
                    <a:xfrm>
                      <a:off x="0" y="0"/>
                      <a:ext cx="5086350" cy="5229225"/>
                    </a:xfrm>
                    <a:prstGeom prst="rect">
                      <a:avLst/>
                    </a:prstGeom>
                    <a:noFill/>
                    <a:ln w="9525">
                      <a:noFill/>
                      <a:miter lim="800000"/>
                      <a:headEnd/>
                      <a:tailEnd/>
                    </a:ln>
                  </pic:spPr>
                </pic:pic>
              </a:graphicData>
            </a:graphic>
          </wp:inline>
        </w:drawing>
      </w:r>
      <w:r>
        <w:t xml:space="preserve"> </w:t>
      </w:r>
    </w:p>
    <w:p w:rsidR="00CC2888" w:rsidRPr="005910C1" w:rsidRDefault="00CC2888" w:rsidP="00CC2888">
      <w:r>
        <w:br/>
      </w:r>
      <w:r>
        <w:br/>
      </w:r>
      <w:r>
        <w:rPr>
          <w:b/>
        </w:rPr>
        <w:t>OUTPUT:</w:t>
      </w:r>
      <w:r>
        <w:rPr>
          <w:b/>
        </w:rPr>
        <w:br/>
      </w:r>
      <w:r>
        <w:rPr>
          <w:b/>
        </w:rPr>
        <w:br/>
      </w:r>
      <w:r>
        <w:rPr>
          <w:noProof/>
        </w:rPr>
        <w:drawing>
          <wp:inline distT="0" distB="0" distL="0" distR="0">
            <wp:extent cx="3000375" cy="2543175"/>
            <wp:effectExtent l="19050" t="0" r="9525" b="0"/>
            <wp:docPr id="1560" name="Picture 5" descr="C:\Users\91944\AppData\Local\Temp\ksohtml22864\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91944\AppData\Local\Temp\ksohtml22864\wps5.jpg"/>
                    <pic:cNvPicPr>
                      <a:picLocks noChangeAspect="1" noChangeArrowheads="1"/>
                    </pic:cNvPicPr>
                  </pic:nvPicPr>
                  <pic:blipFill>
                    <a:blip r:embed="rId32"/>
                    <a:srcRect/>
                    <a:stretch>
                      <a:fillRect/>
                    </a:stretch>
                  </pic:blipFill>
                  <pic:spPr bwMode="auto">
                    <a:xfrm>
                      <a:off x="0" y="0"/>
                      <a:ext cx="3000375" cy="2543175"/>
                    </a:xfrm>
                    <a:prstGeom prst="rect">
                      <a:avLst/>
                    </a:prstGeom>
                    <a:noFill/>
                    <a:ln w="9525">
                      <a:noFill/>
                      <a:miter lim="800000"/>
                      <a:headEnd/>
                      <a:tailEnd/>
                    </a:ln>
                  </pic:spPr>
                </pic:pic>
              </a:graphicData>
            </a:graphic>
          </wp:inline>
        </w:drawing>
      </w:r>
    </w:p>
    <w:p w:rsidR="00CC2888" w:rsidRDefault="00CC2888" w:rsidP="00CC2888">
      <w:pPr>
        <w:rPr>
          <w:b/>
        </w:rPr>
      </w:pPr>
      <w:r>
        <w:rPr>
          <w:b/>
        </w:rPr>
        <w:lastRenderedPageBreak/>
        <w:t xml:space="preserve"> </w:t>
      </w:r>
    </w:p>
    <w:p w:rsidR="00CC2888" w:rsidRDefault="00CC2888" w:rsidP="00CC2888">
      <w:pPr>
        <w:rPr>
          <w:b/>
        </w:rPr>
      </w:pPr>
      <w:r>
        <w:rPr>
          <w:b/>
        </w:rPr>
        <w:br/>
      </w:r>
      <w:r>
        <w:rPr>
          <w:b/>
        </w:rPr>
        <w:br/>
      </w:r>
      <w:r>
        <w:rPr>
          <w:b/>
        </w:rPr>
        <w:br/>
        <w:t>Errors:</w:t>
      </w:r>
      <w:r>
        <w:rPr>
          <w:b/>
        </w:rPr>
        <w:br/>
      </w:r>
    </w:p>
    <w:tbl>
      <w:tblPr>
        <w:tblStyle w:val="TableGrid"/>
        <w:tblW w:w="0" w:type="auto"/>
        <w:tblLook w:val="04A0"/>
      </w:tblPr>
      <w:tblGrid>
        <w:gridCol w:w="979"/>
        <w:gridCol w:w="3028"/>
        <w:gridCol w:w="5235"/>
      </w:tblGrid>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S.NO</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Error Name</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Error Rectification</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1</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Syntax/ Compilation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Absence of Semicolon </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2</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Closing Brackets</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Need to Close the brackets</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3</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Class Name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Give the class name correctly</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4</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Constructor Calling</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autoSpaceDE w:val="0"/>
              <w:spacing w:after="160"/>
              <w:rPr>
                <w:rFonts w:ascii="Trebuchet MS" w:hAnsi="Trebuchet MS"/>
                <w:sz w:val="22"/>
                <w:szCs w:val="22"/>
              </w:rPr>
            </w:pPr>
            <w:r>
              <w:t xml:space="preserve">               Call the constructor correctly</w:t>
            </w:r>
          </w:p>
        </w:tc>
      </w:tr>
    </w:tbl>
    <w:p w:rsidR="00CC2888" w:rsidRDefault="00CC2888" w:rsidP="00CC2888">
      <w:pPr>
        <w:rPr>
          <w:rFonts w:ascii="Trebuchet MS" w:hAnsi="Trebuchet MS"/>
        </w:rPr>
      </w:pPr>
      <w:r>
        <w:rPr>
          <w:b/>
        </w:rPr>
        <w:br/>
      </w:r>
    </w:p>
    <w:p w:rsidR="00CC2888" w:rsidRPr="005910C1" w:rsidRDefault="00CC2888" w:rsidP="00CC2888">
      <w:pPr>
        <w:rPr>
          <w:b/>
          <w:sz w:val="48"/>
          <w:szCs w:val="48"/>
          <w:u w:val="single"/>
        </w:rPr>
      </w:pPr>
      <w:r>
        <w:rPr>
          <w:b/>
        </w:rPr>
        <w:t xml:space="preserve">                                            </w:t>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lastRenderedPageBreak/>
        <w:br/>
        <w:t xml:space="preserve">                                                                   </w:t>
      </w:r>
      <w:r>
        <w:rPr>
          <w:b/>
          <w:sz w:val="48"/>
          <w:szCs w:val="48"/>
          <w:u w:val="single"/>
        </w:rPr>
        <w:t xml:space="preserve">WEEK-6 </w:t>
      </w:r>
    </w:p>
    <w:p w:rsidR="00CC2888" w:rsidRDefault="00CC2888" w:rsidP="00CC2888">
      <w:r>
        <w:t>1</w:t>
      </w:r>
      <w:r w:rsidRPr="005910C1">
        <w:rPr>
          <w:sz w:val="28"/>
          <w:szCs w:val="28"/>
        </w:rPr>
        <w:t xml:space="preserve">) </w:t>
      </w:r>
      <w:r w:rsidRPr="005910C1">
        <w:rPr>
          <w:b/>
          <w:sz w:val="28"/>
          <w:szCs w:val="28"/>
        </w:rPr>
        <w:t xml:space="preserve">Write a Java program to create a vehicle class with a method </w:t>
      </w:r>
      <w:proofErr w:type="spellStart"/>
      <w:proofErr w:type="gramStart"/>
      <w:r w:rsidRPr="005910C1">
        <w:rPr>
          <w:b/>
          <w:sz w:val="28"/>
          <w:szCs w:val="28"/>
        </w:rPr>
        <w:t>displayInfo</w:t>
      </w:r>
      <w:proofErr w:type="spellEnd"/>
      <w:r w:rsidRPr="005910C1">
        <w:rPr>
          <w:b/>
          <w:sz w:val="28"/>
          <w:szCs w:val="28"/>
        </w:rPr>
        <w:t>(</w:t>
      </w:r>
      <w:proofErr w:type="gramEnd"/>
      <w:r w:rsidRPr="005910C1">
        <w:rPr>
          <w:b/>
          <w:sz w:val="28"/>
          <w:szCs w:val="28"/>
        </w:rPr>
        <w:t>). Override this method in the car subclass to provide specific information about a car, model, fuel type, and color using the constructor</w:t>
      </w:r>
      <w:r>
        <w:t xml:space="preserve"> </w:t>
      </w:r>
    </w:p>
    <w:p w:rsidR="00CC2888" w:rsidRDefault="00CC2888" w:rsidP="00CC2888">
      <w:r>
        <w:t xml:space="preserve"> </w:t>
      </w:r>
    </w:p>
    <w:p w:rsidR="00CC2888" w:rsidRPr="005910C1" w:rsidRDefault="00CC2888" w:rsidP="00CC2888">
      <w:pPr>
        <w:rPr>
          <w:sz w:val="24"/>
          <w:szCs w:val="24"/>
        </w:rPr>
      </w:pPr>
      <w:r w:rsidRPr="005910C1">
        <w:rPr>
          <w:sz w:val="24"/>
          <w:szCs w:val="24"/>
        </w:rPr>
        <w:t xml:space="preserve">- Write your code in VS CODE and execute </w:t>
      </w:r>
    </w:p>
    <w:p w:rsidR="00CC2888" w:rsidRPr="005910C1" w:rsidRDefault="00CC2888" w:rsidP="00CC2888">
      <w:pPr>
        <w:rPr>
          <w:b/>
          <w:sz w:val="24"/>
          <w:szCs w:val="24"/>
        </w:rPr>
      </w:pPr>
      <w:r w:rsidRPr="005910C1">
        <w:rPr>
          <w:b/>
          <w:sz w:val="24"/>
          <w:szCs w:val="24"/>
        </w:rPr>
        <w:t>- Important Points:</w:t>
      </w:r>
    </w:p>
    <w:p w:rsidR="00CC2888" w:rsidRPr="005910C1" w:rsidRDefault="00CC2888" w:rsidP="00CC2888">
      <w:pPr>
        <w:widowControl w:val="0"/>
        <w:numPr>
          <w:ilvl w:val="3"/>
          <w:numId w:val="3"/>
        </w:numPr>
        <w:autoSpaceDE w:val="0"/>
        <w:autoSpaceDN w:val="0"/>
        <w:spacing w:after="0" w:line="240" w:lineRule="auto"/>
        <w:rPr>
          <w:sz w:val="24"/>
          <w:szCs w:val="24"/>
        </w:rPr>
      </w:pPr>
      <w:r w:rsidRPr="005910C1">
        <w:rPr>
          <w:sz w:val="24"/>
          <w:szCs w:val="24"/>
        </w:rPr>
        <w:t>Understand the calling of a Constructor</w:t>
      </w:r>
    </w:p>
    <w:p w:rsidR="00CC2888" w:rsidRPr="005910C1" w:rsidRDefault="00CC2888" w:rsidP="00CC2888">
      <w:pPr>
        <w:widowControl w:val="0"/>
        <w:numPr>
          <w:ilvl w:val="3"/>
          <w:numId w:val="3"/>
        </w:numPr>
        <w:autoSpaceDE w:val="0"/>
        <w:autoSpaceDN w:val="0"/>
        <w:spacing w:after="0" w:line="240" w:lineRule="auto"/>
        <w:rPr>
          <w:sz w:val="24"/>
          <w:szCs w:val="24"/>
        </w:rPr>
      </w:pPr>
      <w:r w:rsidRPr="005910C1">
        <w:rPr>
          <w:sz w:val="24"/>
          <w:szCs w:val="24"/>
        </w:rPr>
        <w:t>Giving class name correctly</w:t>
      </w:r>
    </w:p>
    <w:p w:rsidR="00CC2888" w:rsidRPr="00D83AAE" w:rsidRDefault="00CC2888" w:rsidP="00CC2888">
      <w:pPr>
        <w:widowControl w:val="0"/>
        <w:numPr>
          <w:ilvl w:val="3"/>
          <w:numId w:val="3"/>
        </w:numPr>
        <w:autoSpaceDE w:val="0"/>
        <w:autoSpaceDN w:val="0"/>
        <w:spacing w:after="0" w:line="240" w:lineRule="auto"/>
      </w:pPr>
      <w:r w:rsidRPr="005910C1">
        <w:rPr>
          <w:sz w:val="24"/>
          <w:szCs w:val="24"/>
        </w:rPr>
        <w:t>Give the parameters Correctly</w:t>
      </w:r>
    </w:p>
    <w:p w:rsidR="00CC2888" w:rsidRDefault="00CC2888" w:rsidP="00CC2888">
      <w:pPr>
        <w:widowControl w:val="0"/>
        <w:autoSpaceDE w:val="0"/>
        <w:autoSpaceDN w:val="0"/>
        <w:spacing w:after="0" w:line="240" w:lineRule="auto"/>
      </w:pPr>
      <w:r>
        <w:rPr>
          <w:b/>
        </w:rPr>
        <w:t>CODE:</w:t>
      </w:r>
      <w:r>
        <w:rPr>
          <w:b/>
        </w:rPr>
        <w:br/>
      </w:r>
    </w:p>
    <w:p w:rsidR="00CC2888" w:rsidRDefault="00CC2888" w:rsidP="00CC2888">
      <w:r>
        <w:t xml:space="preserve"> </w:t>
      </w:r>
      <w:r>
        <w:rPr>
          <w:noProof/>
        </w:rPr>
        <w:drawing>
          <wp:inline distT="0" distB="0" distL="0" distR="0">
            <wp:extent cx="5225810" cy="4724470"/>
            <wp:effectExtent l="19050" t="0" r="0" b="0"/>
            <wp:docPr id="1561" name="Picture 6" descr="C:\Users\91944\AppData\Local\Temp\ksohtml22864\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91944\AppData\Local\Temp\ksohtml22864\wps6.jpg"/>
                    <pic:cNvPicPr>
                      <a:picLocks noChangeAspect="1" noChangeArrowheads="1"/>
                    </pic:cNvPicPr>
                  </pic:nvPicPr>
                  <pic:blipFill>
                    <a:blip r:embed="rId33"/>
                    <a:srcRect/>
                    <a:stretch>
                      <a:fillRect/>
                    </a:stretch>
                  </pic:blipFill>
                  <pic:spPr bwMode="auto">
                    <a:xfrm>
                      <a:off x="0" y="0"/>
                      <a:ext cx="5240360" cy="4737625"/>
                    </a:xfrm>
                    <a:prstGeom prst="rect">
                      <a:avLst/>
                    </a:prstGeom>
                    <a:noFill/>
                    <a:ln w="9525">
                      <a:noFill/>
                      <a:miter lim="800000"/>
                      <a:headEnd/>
                      <a:tailEnd/>
                    </a:ln>
                  </pic:spPr>
                </pic:pic>
              </a:graphicData>
            </a:graphic>
          </wp:inline>
        </w:drawing>
      </w:r>
    </w:p>
    <w:p w:rsidR="00CC2888" w:rsidRDefault="00CC2888" w:rsidP="00CC2888">
      <w:r>
        <w:rPr>
          <w:b/>
        </w:rPr>
        <w:lastRenderedPageBreak/>
        <w:t>CODE:</w:t>
      </w:r>
      <w:r>
        <w:rPr>
          <w:b/>
        </w:rPr>
        <w:br/>
      </w:r>
      <w:r>
        <w:br/>
      </w:r>
      <w:r>
        <w:rPr>
          <w:noProof/>
        </w:rPr>
        <w:drawing>
          <wp:inline distT="0" distB="0" distL="0" distR="0">
            <wp:extent cx="5087788" cy="1919296"/>
            <wp:effectExtent l="19050" t="0" r="0" b="0"/>
            <wp:docPr id="1562" name="Picture 7" descr="C:\Users\91944\AppData\Local\Temp\ksohtml22864\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91944\AppData\Local\Temp\ksohtml22864\wps7.jpg"/>
                    <pic:cNvPicPr>
                      <a:picLocks noChangeAspect="1" noChangeArrowheads="1"/>
                    </pic:cNvPicPr>
                  </pic:nvPicPr>
                  <pic:blipFill>
                    <a:blip r:embed="rId34"/>
                    <a:srcRect/>
                    <a:stretch>
                      <a:fillRect/>
                    </a:stretch>
                  </pic:blipFill>
                  <pic:spPr bwMode="auto">
                    <a:xfrm>
                      <a:off x="0" y="0"/>
                      <a:ext cx="5091101" cy="1920546"/>
                    </a:xfrm>
                    <a:prstGeom prst="rect">
                      <a:avLst/>
                    </a:prstGeom>
                    <a:noFill/>
                    <a:ln w="9525">
                      <a:noFill/>
                      <a:miter lim="800000"/>
                      <a:headEnd/>
                      <a:tailEnd/>
                    </a:ln>
                  </pic:spPr>
                </pic:pic>
              </a:graphicData>
            </a:graphic>
          </wp:inline>
        </w:drawing>
      </w:r>
    </w:p>
    <w:p w:rsidR="00CC2888" w:rsidRDefault="00CC2888" w:rsidP="00CC2888">
      <w:r>
        <w:t xml:space="preserve"> </w:t>
      </w:r>
    </w:p>
    <w:p w:rsidR="00CC2888" w:rsidRDefault="00CC2888" w:rsidP="00CC2888">
      <w:r>
        <w:t xml:space="preserve"> </w:t>
      </w:r>
    </w:p>
    <w:p w:rsidR="00CC2888" w:rsidRDefault="00CC2888" w:rsidP="00CC2888">
      <w:pPr>
        <w:rPr>
          <w:b/>
        </w:rPr>
      </w:pPr>
      <w:r>
        <w:rPr>
          <w:b/>
        </w:rPr>
        <w:t>OUTPUT:</w:t>
      </w:r>
      <w:r>
        <w:rPr>
          <w:b/>
        </w:rPr>
        <w:br/>
      </w:r>
    </w:p>
    <w:p w:rsidR="00CC2888" w:rsidRDefault="00CC2888" w:rsidP="00CC2888">
      <w:pPr>
        <w:rPr>
          <w:b/>
        </w:rPr>
      </w:pPr>
      <w:r>
        <w:rPr>
          <w:noProof/>
        </w:rPr>
        <w:drawing>
          <wp:inline distT="0" distB="0" distL="0" distR="0">
            <wp:extent cx="952500" cy="1009650"/>
            <wp:effectExtent l="19050" t="0" r="0" b="0"/>
            <wp:docPr id="1563" name="Picture 8" descr="C:\Users\91944\AppData\Local\Temp\ksohtml22864\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91944\AppData\Local\Temp\ksohtml22864\wps8.jpg"/>
                    <pic:cNvPicPr>
                      <a:picLocks noChangeAspect="1" noChangeArrowheads="1"/>
                    </pic:cNvPicPr>
                  </pic:nvPicPr>
                  <pic:blipFill>
                    <a:blip r:embed="rId35"/>
                    <a:srcRect/>
                    <a:stretch>
                      <a:fillRect/>
                    </a:stretch>
                  </pic:blipFill>
                  <pic:spPr bwMode="auto">
                    <a:xfrm>
                      <a:off x="0" y="0"/>
                      <a:ext cx="952500" cy="1009650"/>
                    </a:xfrm>
                    <a:prstGeom prst="rect">
                      <a:avLst/>
                    </a:prstGeom>
                    <a:noFill/>
                    <a:ln w="9525">
                      <a:noFill/>
                      <a:miter lim="800000"/>
                      <a:headEnd/>
                      <a:tailEnd/>
                    </a:ln>
                  </pic:spPr>
                </pic:pic>
              </a:graphicData>
            </a:graphic>
          </wp:inline>
        </w:drawing>
      </w:r>
      <w:r>
        <w:rPr>
          <w:b/>
        </w:rPr>
        <w:br/>
      </w:r>
      <w:r>
        <w:rPr>
          <w:b/>
        </w:rPr>
        <w:br/>
      </w:r>
    </w:p>
    <w:p w:rsidR="00CC2888" w:rsidRDefault="00CC2888" w:rsidP="00CC2888">
      <w:pPr>
        <w:rPr>
          <w:b/>
        </w:rPr>
      </w:pPr>
      <w:r>
        <w:rPr>
          <w:b/>
        </w:rPr>
        <w:t>Errors:</w:t>
      </w:r>
      <w:r>
        <w:rPr>
          <w:b/>
        </w:rPr>
        <w:br/>
      </w:r>
    </w:p>
    <w:tbl>
      <w:tblPr>
        <w:tblStyle w:val="TableGrid"/>
        <w:tblW w:w="0" w:type="auto"/>
        <w:tblLook w:val="04A0"/>
      </w:tblPr>
      <w:tblGrid>
        <w:gridCol w:w="979"/>
        <w:gridCol w:w="3028"/>
        <w:gridCol w:w="5235"/>
      </w:tblGrid>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S.NO</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Name</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Rectification</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1</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Syntax/ Compilation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Absence of Semicolon </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2</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Closing Brackets</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Need to Close the brackets</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3</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Class Name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Give the class name correctly</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4</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Constructor Calling</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Call the constructor correctly</w:t>
            </w:r>
          </w:p>
        </w:tc>
      </w:tr>
    </w:tbl>
    <w:p w:rsidR="00CC2888" w:rsidRDefault="00CC2888" w:rsidP="00CC2888">
      <w:pPr>
        <w:rPr>
          <w:rFonts w:ascii="Trebuchet MS" w:hAnsi="Trebuchet MS"/>
          <w:b/>
        </w:rPr>
      </w:pPr>
      <w:r>
        <w:rPr>
          <w:b/>
        </w:rPr>
        <w:br/>
        <w:t xml:space="preserve">2) Create a Java program for the scenario. </w:t>
      </w:r>
    </w:p>
    <w:p w:rsidR="00CC2888" w:rsidRDefault="00CC2888" w:rsidP="00CC2888">
      <w:pPr>
        <w:rPr>
          <w:b/>
        </w:rPr>
      </w:pPr>
      <w:r>
        <w:rPr>
          <w:b/>
        </w:rPr>
        <w:t xml:space="preserve">A college is developing an automated admission system that verifies student eligibility for undergraduate (UG) and </w:t>
      </w:r>
      <w:proofErr w:type="gramStart"/>
      <w:r>
        <w:rPr>
          <w:b/>
        </w:rPr>
        <w:t>postgraduate(</w:t>
      </w:r>
      <w:proofErr w:type="gramEnd"/>
      <w:r>
        <w:rPr>
          <w:b/>
        </w:rPr>
        <w:t>PG) programs. Each program has different eligibility criteria based on the student's percentage in their previous qualification.</w:t>
      </w:r>
    </w:p>
    <w:p w:rsidR="00CC2888" w:rsidRDefault="00CC2888" w:rsidP="00CC2888">
      <w:pPr>
        <w:rPr>
          <w:b/>
        </w:rPr>
      </w:pPr>
      <w:r>
        <w:rPr>
          <w:b/>
        </w:rPr>
        <w:t xml:space="preserve">  </w:t>
      </w:r>
      <w:proofErr w:type="spellStart"/>
      <w:r>
        <w:rPr>
          <w:b/>
        </w:rPr>
        <w:t>i</w:t>
      </w:r>
      <w:proofErr w:type="spellEnd"/>
      <w:r>
        <w:rPr>
          <w:b/>
        </w:rPr>
        <w:t>) UG admissions require a minimum of 60%</w:t>
      </w:r>
    </w:p>
    <w:p w:rsidR="00CC2888" w:rsidRDefault="00CC2888" w:rsidP="00CC2888">
      <w:pPr>
        <w:rPr>
          <w:b/>
        </w:rPr>
      </w:pPr>
      <w:r>
        <w:rPr>
          <w:b/>
        </w:rPr>
        <w:t xml:space="preserve"> ii) PG admissions require a minimum of 70%</w:t>
      </w:r>
    </w:p>
    <w:p w:rsidR="00CC2888" w:rsidRDefault="00CC2888" w:rsidP="00CC2888">
      <w:pPr>
        <w:rPr>
          <w:b/>
        </w:rPr>
      </w:pPr>
      <w:r>
        <w:rPr>
          <w:b/>
        </w:rPr>
        <w:lastRenderedPageBreak/>
        <w:t xml:space="preserve"> </w:t>
      </w:r>
    </w:p>
    <w:p w:rsidR="00CC2888" w:rsidRDefault="00CC2888" w:rsidP="00CC2888">
      <w:pPr>
        <w:rPr>
          <w:b/>
        </w:rPr>
      </w:pPr>
      <w:r>
        <w:rPr>
          <w:b/>
        </w:rPr>
        <w:t xml:space="preserve">- Write your code in VS CODE and execute </w:t>
      </w:r>
    </w:p>
    <w:p w:rsidR="00CC2888" w:rsidRDefault="00CC2888" w:rsidP="00CC2888">
      <w:pPr>
        <w:rPr>
          <w:b/>
        </w:rPr>
      </w:pPr>
      <w:r>
        <w:rPr>
          <w:b/>
        </w:rPr>
        <w:t>- Important Points:</w:t>
      </w:r>
    </w:p>
    <w:p w:rsidR="00CC2888" w:rsidRDefault="00CC2888" w:rsidP="00CC2888">
      <w:pPr>
        <w:widowControl w:val="0"/>
        <w:numPr>
          <w:ilvl w:val="3"/>
          <w:numId w:val="3"/>
        </w:numPr>
        <w:autoSpaceDE w:val="0"/>
        <w:autoSpaceDN w:val="0"/>
        <w:spacing w:after="0" w:line="240" w:lineRule="auto"/>
        <w:rPr>
          <w:b/>
        </w:rPr>
      </w:pPr>
      <w:r>
        <w:rPr>
          <w:b/>
        </w:rPr>
        <w:t>Understand the calling of a Constructor</w:t>
      </w:r>
    </w:p>
    <w:p w:rsidR="00CC2888" w:rsidRDefault="00CC2888" w:rsidP="00CC2888">
      <w:pPr>
        <w:widowControl w:val="0"/>
        <w:numPr>
          <w:ilvl w:val="3"/>
          <w:numId w:val="3"/>
        </w:numPr>
        <w:autoSpaceDE w:val="0"/>
        <w:autoSpaceDN w:val="0"/>
        <w:spacing w:after="0" w:line="240" w:lineRule="auto"/>
        <w:rPr>
          <w:b/>
        </w:rPr>
      </w:pPr>
      <w:r>
        <w:rPr>
          <w:b/>
        </w:rPr>
        <w:t>Giving class name correctly</w:t>
      </w:r>
    </w:p>
    <w:p w:rsidR="00CC2888" w:rsidRDefault="00CC2888" w:rsidP="00CC2888">
      <w:pPr>
        <w:widowControl w:val="0"/>
        <w:numPr>
          <w:ilvl w:val="3"/>
          <w:numId w:val="3"/>
        </w:numPr>
        <w:autoSpaceDE w:val="0"/>
        <w:autoSpaceDN w:val="0"/>
        <w:spacing w:after="0" w:line="240" w:lineRule="auto"/>
        <w:rPr>
          <w:b/>
        </w:rPr>
      </w:pPr>
      <w:r>
        <w:rPr>
          <w:b/>
        </w:rPr>
        <w:t>Give the parameters Correctly</w:t>
      </w:r>
    </w:p>
    <w:p w:rsidR="00CC2888" w:rsidRDefault="00CC2888" w:rsidP="00CC2888">
      <w:pPr>
        <w:rPr>
          <w:b/>
        </w:rPr>
      </w:pPr>
      <w:r>
        <w:rPr>
          <w:b/>
        </w:rPr>
        <w:br/>
        <w:t>CODE:</w:t>
      </w:r>
      <w:r>
        <w:rPr>
          <w:b/>
        </w:rPr>
        <w:br/>
      </w:r>
    </w:p>
    <w:p w:rsidR="00CC2888" w:rsidRDefault="00CC2888" w:rsidP="00CC2888">
      <w:pPr>
        <w:rPr>
          <w:b/>
        </w:rPr>
      </w:pPr>
      <w:r>
        <w:rPr>
          <w:noProof/>
        </w:rPr>
        <w:drawing>
          <wp:inline distT="0" distB="0" distL="0" distR="0">
            <wp:extent cx="4285245" cy="5943600"/>
            <wp:effectExtent l="19050" t="0" r="1005" b="0"/>
            <wp:docPr id="1564" name="Picture 9" descr="C:\Users\91944\AppData\Local\Temp\ksohtml22864\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91944\AppData\Local\Temp\ksohtml22864\wps9.jpg"/>
                    <pic:cNvPicPr>
                      <a:picLocks noChangeAspect="1" noChangeArrowheads="1"/>
                    </pic:cNvPicPr>
                  </pic:nvPicPr>
                  <pic:blipFill>
                    <a:blip r:embed="rId36"/>
                    <a:srcRect/>
                    <a:stretch>
                      <a:fillRect/>
                    </a:stretch>
                  </pic:blipFill>
                  <pic:spPr bwMode="auto">
                    <a:xfrm>
                      <a:off x="0" y="0"/>
                      <a:ext cx="4287613" cy="5946884"/>
                    </a:xfrm>
                    <a:prstGeom prst="rect">
                      <a:avLst/>
                    </a:prstGeom>
                    <a:noFill/>
                    <a:ln w="9525">
                      <a:noFill/>
                      <a:miter lim="800000"/>
                      <a:headEnd/>
                      <a:tailEnd/>
                    </a:ln>
                  </pic:spPr>
                </pic:pic>
              </a:graphicData>
            </a:graphic>
          </wp:inline>
        </w:drawing>
      </w:r>
      <w:r>
        <w:rPr>
          <w:b/>
        </w:rPr>
        <w:br/>
      </w:r>
      <w:r>
        <w:rPr>
          <w:b/>
        </w:rPr>
        <w:br/>
      </w:r>
      <w:r>
        <w:rPr>
          <w:b/>
        </w:rPr>
        <w:br/>
      </w:r>
      <w:r>
        <w:rPr>
          <w:b/>
        </w:rPr>
        <w:lastRenderedPageBreak/>
        <w:br/>
      </w:r>
      <w:r>
        <w:rPr>
          <w:b/>
        </w:rPr>
        <w:br/>
      </w:r>
      <w:r>
        <w:rPr>
          <w:b/>
        </w:rPr>
        <w:br/>
        <w:t>OUTPUT:</w:t>
      </w:r>
      <w:r>
        <w:rPr>
          <w:b/>
        </w:rPr>
        <w:br/>
      </w:r>
    </w:p>
    <w:p w:rsidR="00CC2888" w:rsidRDefault="00CC2888" w:rsidP="00CC2888">
      <w:pPr>
        <w:rPr>
          <w:b/>
        </w:rPr>
      </w:pPr>
      <w:r>
        <w:rPr>
          <w:noProof/>
        </w:rPr>
        <w:drawing>
          <wp:inline distT="0" distB="0" distL="0" distR="0">
            <wp:extent cx="2657475" cy="876300"/>
            <wp:effectExtent l="19050" t="0" r="9525" b="0"/>
            <wp:docPr id="1565" name="Picture 10" descr="C:\Users\91944\AppData\Local\Temp\ksohtml22864\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91944\AppData\Local\Temp\ksohtml22864\wps10.jpg"/>
                    <pic:cNvPicPr>
                      <a:picLocks noChangeAspect="1" noChangeArrowheads="1"/>
                    </pic:cNvPicPr>
                  </pic:nvPicPr>
                  <pic:blipFill>
                    <a:blip r:embed="rId37"/>
                    <a:srcRect/>
                    <a:stretch>
                      <a:fillRect/>
                    </a:stretch>
                  </pic:blipFill>
                  <pic:spPr bwMode="auto">
                    <a:xfrm>
                      <a:off x="0" y="0"/>
                      <a:ext cx="2657475" cy="876300"/>
                    </a:xfrm>
                    <a:prstGeom prst="rect">
                      <a:avLst/>
                    </a:prstGeom>
                    <a:noFill/>
                    <a:ln w="9525">
                      <a:noFill/>
                      <a:miter lim="800000"/>
                      <a:headEnd/>
                      <a:tailEnd/>
                    </a:ln>
                  </pic:spPr>
                </pic:pic>
              </a:graphicData>
            </a:graphic>
          </wp:inline>
        </w:drawing>
      </w:r>
      <w:r>
        <w:rPr>
          <w:b/>
        </w:rPr>
        <w:t xml:space="preserve"> </w:t>
      </w:r>
    </w:p>
    <w:p w:rsidR="00CC2888" w:rsidRDefault="00CC2888" w:rsidP="00CC2888">
      <w:pPr>
        <w:rPr>
          <w:b/>
        </w:rPr>
      </w:pPr>
      <w:r>
        <w:rPr>
          <w:b/>
        </w:rPr>
        <w:t xml:space="preserve"> </w:t>
      </w:r>
    </w:p>
    <w:p w:rsidR="00CC2888" w:rsidRDefault="00CC2888" w:rsidP="00CC2888">
      <w:pPr>
        <w:rPr>
          <w:b/>
        </w:rPr>
      </w:pPr>
      <w:r>
        <w:rPr>
          <w:b/>
        </w:rPr>
        <w:t>Errors:</w:t>
      </w:r>
      <w:r>
        <w:rPr>
          <w:b/>
        </w:rPr>
        <w:br/>
      </w:r>
    </w:p>
    <w:tbl>
      <w:tblPr>
        <w:tblStyle w:val="TableGrid"/>
        <w:tblW w:w="0" w:type="auto"/>
        <w:tblLook w:val="04A0"/>
      </w:tblPr>
      <w:tblGrid>
        <w:gridCol w:w="979"/>
        <w:gridCol w:w="3028"/>
        <w:gridCol w:w="5235"/>
      </w:tblGrid>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S.NO</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Name</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Rectification</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1</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Syntax/ Compilation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Absence of Semicolon </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2</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Closing Brackets</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Need to Close the brackets</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3</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Class Name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Give the class name correctly</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4</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Constructor Calling</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Call the constructor correctly</w:t>
            </w:r>
          </w:p>
        </w:tc>
      </w:tr>
    </w:tbl>
    <w:p w:rsidR="00CC2888" w:rsidRDefault="00CC2888" w:rsidP="00CC2888">
      <w:pPr>
        <w:rPr>
          <w:b/>
        </w:rPr>
      </w:pPr>
      <w:r>
        <w:rPr>
          <w:b/>
        </w:rPr>
        <w:t xml:space="preserve"> </w:t>
      </w:r>
    </w:p>
    <w:p w:rsidR="00CC2888" w:rsidRDefault="00CC2888" w:rsidP="00CC2888">
      <w:pPr>
        <w:rPr>
          <w:b/>
        </w:rPr>
      </w:pPr>
    </w:p>
    <w:p w:rsidR="00CC2888" w:rsidRDefault="00CC2888" w:rsidP="00CC2888">
      <w:pPr>
        <w:rPr>
          <w:b/>
        </w:rPr>
      </w:pPr>
    </w:p>
    <w:p w:rsidR="00CC2888" w:rsidRDefault="00CC2888" w:rsidP="00CC2888">
      <w:pPr>
        <w:rPr>
          <w:rFonts w:ascii="Trebuchet MS" w:hAnsi="Trebuchet MS"/>
          <w:b/>
        </w:rPr>
      </w:pPr>
    </w:p>
    <w:p w:rsidR="00CC2888" w:rsidRDefault="00CC2888" w:rsidP="00CC2888">
      <w:pPr>
        <w:rPr>
          <w:b/>
        </w:rPr>
      </w:pPr>
      <w:r w:rsidRPr="00D83AAE">
        <w:rPr>
          <w:b/>
          <w:sz w:val="28"/>
          <w:szCs w:val="28"/>
        </w:rPr>
        <w:t xml:space="preserve">3) Write a Java Program to create a Calculator class with overloaded methods to perform addition: Take the integer values </w:t>
      </w:r>
      <w:proofErr w:type="gramStart"/>
      <w:r w:rsidRPr="00D83AAE">
        <w:rPr>
          <w:b/>
          <w:sz w:val="28"/>
          <w:szCs w:val="28"/>
        </w:rPr>
        <w:t>a and</w:t>
      </w:r>
      <w:proofErr w:type="gramEnd"/>
      <w:r w:rsidRPr="00D83AAE">
        <w:rPr>
          <w:b/>
          <w:sz w:val="28"/>
          <w:szCs w:val="28"/>
        </w:rPr>
        <w:t xml:space="preserve"> b from the user</w:t>
      </w:r>
      <w:r>
        <w:rPr>
          <w:b/>
        </w:rPr>
        <w:t>.</w:t>
      </w:r>
    </w:p>
    <w:p w:rsidR="00CC2888" w:rsidRDefault="00CC2888" w:rsidP="00CC2888">
      <w:pPr>
        <w:rPr>
          <w:b/>
        </w:rPr>
      </w:pPr>
      <w:r>
        <w:rPr>
          <w:b/>
        </w:rPr>
        <w:tab/>
      </w:r>
      <w:proofErr w:type="spellStart"/>
      <w:r>
        <w:rPr>
          <w:b/>
        </w:rPr>
        <w:t>i</w:t>
      </w:r>
      <w:proofErr w:type="spellEnd"/>
      <w:r>
        <w:rPr>
          <w:b/>
        </w:rPr>
        <w:t>) Add two integers</w:t>
      </w:r>
    </w:p>
    <w:p w:rsidR="00CC2888" w:rsidRDefault="00CC2888" w:rsidP="00CC2888">
      <w:pPr>
        <w:rPr>
          <w:b/>
        </w:rPr>
      </w:pPr>
      <w:r>
        <w:rPr>
          <w:b/>
        </w:rPr>
        <w:tab/>
        <w:t>ii) Add two doubles</w:t>
      </w:r>
    </w:p>
    <w:p w:rsidR="00CC2888" w:rsidRDefault="00CC2888" w:rsidP="00CC2888">
      <w:pPr>
        <w:rPr>
          <w:b/>
        </w:rPr>
      </w:pPr>
      <w:r>
        <w:rPr>
          <w:b/>
        </w:rPr>
        <w:tab/>
        <w:t>iii) Add three integers</w:t>
      </w:r>
    </w:p>
    <w:p w:rsidR="00CC2888" w:rsidRDefault="00CC2888" w:rsidP="00CC2888">
      <w:pPr>
        <w:rPr>
          <w:b/>
        </w:rPr>
      </w:pPr>
      <w:r>
        <w:rPr>
          <w:b/>
        </w:rPr>
        <w:br/>
        <w:t xml:space="preserve">- Write your code in VS CODE and execute </w:t>
      </w:r>
    </w:p>
    <w:p w:rsidR="00CC2888" w:rsidRDefault="00CC2888" w:rsidP="00CC2888">
      <w:pPr>
        <w:rPr>
          <w:b/>
        </w:rPr>
      </w:pPr>
      <w:r>
        <w:rPr>
          <w:b/>
        </w:rPr>
        <w:t>- Important Points:</w:t>
      </w:r>
    </w:p>
    <w:p w:rsidR="00CC2888" w:rsidRDefault="00CC2888" w:rsidP="00CC2888">
      <w:pPr>
        <w:widowControl w:val="0"/>
        <w:numPr>
          <w:ilvl w:val="3"/>
          <w:numId w:val="3"/>
        </w:numPr>
        <w:autoSpaceDE w:val="0"/>
        <w:autoSpaceDN w:val="0"/>
        <w:spacing w:after="0" w:line="240" w:lineRule="auto"/>
        <w:rPr>
          <w:b/>
        </w:rPr>
      </w:pPr>
      <w:r>
        <w:rPr>
          <w:b/>
        </w:rPr>
        <w:t>Understand the calling of a Constructor</w:t>
      </w:r>
    </w:p>
    <w:p w:rsidR="00CC2888" w:rsidRDefault="00CC2888" w:rsidP="00CC2888">
      <w:pPr>
        <w:widowControl w:val="0"/>
        <w:numPr>
          <w:ilvl w:val="3"/>
          <w:numId w:val="3"/>
        </w:numPr>
        <w:autoSpaceDE w:val="0"/>
        <w:autoSpaceDN w:val="0"/>
        <w:spacing w:after="0" w:line="240" w:lineRule="auto"/>
        <w:rPr>
          <w:b/>
        </w:rPr>
      </w:pPr>
      <w:r>
        <w:rPr>
          <w:b/>
        </w:rPr>
        <w:t>Giving class name correctly</w:t>
      </w:r>
    </w:p>
    <w:p w:rsidR="00CC2888" w:rsidRDefault="00CC2888" w:rsidP="00CC2888">
      <w:pPr>
        <w:widowControl w:val="0"/>
        <w:numPr>
          <w:ilvl w:val="3"/>
          <w:numId w:val="3"/>
        </w:numPr>
        <w:autoSpaceDE w:val="0"/>
        <w:autoSpaceDN w:val="0"/>
        <w:spacing w:after="0" w:line="240" w:lineRule="auto"/>
        <w:rPr>
          <w:b/>
        </w:rPr>
      </w:pPr>
      <w:r>
        <w:rPr>
          <w:b/>
        </w:rPr>
        <w:t>Give the parameters Correctly</w:t>
      </w:r>
    </w:p>
    <w:p w:rsidR="00CC2888" w:rsidRDefault="00CC2888" w:rsidP="00CC2888">
      <w:pPr>
        <w:rPr>
          <w:b/>
        </w:rPr>
      </w:pPr>
      <w:r>
        <w:rPr>
          <w:b/>
        </w:rPr>
        <w:lastRenderedPageBreak/>
        <w:br/>
        <w:t>CODE:</w:t>
      </w:r>
    </w:p>
    <w:p w:rsidR="00CC2888" w:rsidRDefault="00CC2888" w:rsidP="00CC2888">
      <w:pPr>
        <w:rPr>
          <w:b/>
        </w:rPr>
      </w:pPr>
      <w:r>
        <w:rPr>
          <w:b/>
        </w:rPr>
        <w:br/>
      </w:r>
      <w:r>
        <w:rPr>
          <w:noProof/>
        </w:rPr>
        <w:drawing>
          <wp:inline distT="0" distB="0" distL="0" distR="0">
            <wp:extent cx="5857875" cy="3867150"/>
            <wp:effectExtent l="19050" t="0" r="9525" b="0"/>
            <wp:docPr id="1566" name="Picture 11" descr="C:\Users\91944\AppData\Local\Temp\ksohtml22864\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91944\AppData\Local\Temp\ksohtml22864\wps11.jpg"/>
                    <pic:cNvPicPr>
                      <a:picLocks noChangeAspect="1" noChangeArrowheads="1"/>
                    </pic:cNvPicPr>
                  </pic:nvPicPr>
                  <pic:blipFill>
                    <a:blip r:embed="rId38"/>
                    <a:srcRect/>
                    <a:stretch>
                      <a:fillRect/>
                    </a:stretch>
                  </pic:blipFill>
                  <pic:spPr bwMode="auto">
                    <a:xfrm>
                      <a:off x="0" y="0"/>
                      <a:ext cx="5857875" cy="3867150"/>
                    </a:xfrm>
                    <a:prstGeom prst="rect">
                      <a:avLst/>
                    </a:prstGeom>
                    <a:noFill/>
                    <a:ln w="9525">
                      <a:noFill/>
                      <a:miter lim="800000"/>
                      <a:headEnd/>
                      <a:tailEnd/>
                    </a:ln>
                  </pic:spPr>
                </pic:pic>
              </a:graphicData>
            </a:graphic>
          </wp:inline>
        </w:drawing>
      </w:r>
    </w:p>
    <w:p w:rsidR="00CC2888" w:rsidRDefault="00CC2888" w:rsidP="00CC2888">
      <w:pPr>
        <w:rPr>
          <w:b/>
        </w:rPr>
      </w:pPr>
      <w:r>
        <w:rPr>
          <w:b/>
        </w:rPr>
        <w:t xml:space="preserve"> </w:t>
      </w:r>
    </w:p>
    <w:p w:rsidR="00CC2888" w:rsidRDefault="00CC2888" w:rsidP="00CC2888">
      <w:pPr>
        <w:rPr>
          <w:b/>
        </w:rPr>
      </w:pPr>
      <w:r>
        <w:rPr>
          <w:b/>
        </w:rPr>
        <w:t xml:space="preserve"> </w:t>
      </w:r>
    </w:p>
    <w:p w:rsidR="00CC2888" w:rsidRDefault="00CC2888" w:rsidP="00CC2888">
      <w:pPr>
        <w:rPr>
          <w:b/>
        </w:rPr>
      </w:pPr>
      <w:r>
        <w:rPr>
          <w:b/>
        </w:rPr>
        <w:t>OUTPUT:</w:t>
      </w:r>
      <w:r>
        <w:rPr>
          <w:b/>
        </w:rPr>
        <w:br/>
      </w:r>
      <w:r>
        <w:rPr>
          <w:b/>
        </w:rPr>
        <w:br/>
      </w:r>
    </w:p>
    <w:p w:rsidR="00CC2888" w:rsidRDefault="00CC2888" w:rsidP="00CC2888">
      <w:pPr>
        <w:rPr>
          <w:b/>
        </w:rPr>
      </w:pPr>
      <w:r>
        <w:rPr>
          <w:noProof/>
        </w:rPr>
        <w:drawing>
          <wp:inline distT="0" distB="0" distL="0" distR="0">
            <wp:extent cx="3114675" cy="1028700"/>
            <wp:effectExtent l="19050" t="0" r="9525" b="0"/>
            <wp:docPr id="1567" name="Picture 12" descr="C:\Users\91944\AppData\Local\Temp\ksohtml22864\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91944\AppData\Local\Temp\ksohtml22864\wps12.jpg"/>
                    <pic:cNvPicPr>
                      <a:picLocks noChangeAspect="1" noChangeArrowheads="1"/>
                    </pic:cNvPicPr>
                  </pic:nvPicPr>
                  <pic:blipFill>
                    <a:blip r:embed="rId39"/>
                    <a:srcRect/>
                    <a:stretch>
                      <a:fillRect/>
                    </a:stretch>
                  </pic:blipFill>
                  <pic:spPr bwMode="auto">
                    <a:xfrm>
                      <a:off x="0" y="0"/>
                      <a:ext cx="3114675" cy="1028700"/>
                    </a:xfrm>
                    <a:prstGeom prst="rect">
                      <a:avLst/>
                    </a:prstGeom>
                    <a:noFill/>
                    <a:ln w="9525">
                      <a:noFill/>
                      <a:miter lim="800000"/>
                      <a:headEnd/>
                      <a:tailEnd/>
                    </a:ln>
                  </pic:spPr>
                </pic:pic>
              </a:graphicData>
            </a:graphic>
          </wp:inline>
        </w:drawing>
      </w:r>
      <w:r>
        <w:rPr>
          <w:b/>
        </w:rPr>
        <w:t xml:space="preserve"> </w:t>
      </w:r>
    </w:p>
    <w:p w:rsidR="00CC2888" w:rsidRDefault="00CC2888" w:rsidP="00CC2888">
      <w:pPr>
        <w:rPr>
          <w:b/>
        </w:rPr>
      </w:pPr>
      <w:r>
        <w:rPr>
          <w:b/>
        </w:rPr>
        <w:t xml:space="preserve"> </w:t>
      </w:r>
    </w:p>
    <w:p w:rsidR="00CC2888" w:rsidRDefault="00CC2888" w:rsidP="00CC2888">
      <w:pPr>
        <w:rPr>
          <w:b/>
        </w:rPr>
      </w:pPr>
      <w:r>
        <w:rPr>
          <w:b/>
        </w:rPr>
        <w:t xml:space="preserve"> </w:t>
      </w:r>
    </w:p>
    <w:p w:rsidR="00CC2888" w:rsidRDefault="00CC2888" w:rsidP="00CC2888">
      <w:pPr>
        <w:rPr>
          <w:b/>
        </w:rPr>
      </w:pPr>
    </w:p>
    <w:p w:rsidR="00CC2888" w:rsidRDefault="00CC2888" w:rsidP="00CC2888">
      <w:pPr>
        <w:rPr>
          <w:b/>
        </w:rPr>
      </w:pPr>
      <w:r>
        <w:rPr>
          <w:b/>
        </w:rPr>
        <w:lastRenderedPageBreak/>
        <w:t>Errors:</w:t>
      </w:r>
      <w:r>
        <w:rPr>
          <w:b/>
        </w:rPr>
        <w:br/>
      </w:r>
    </w:p>
    <w:tbl>
      <w:tblPr>
        <w:tblStyle w:val="TableGrid"/>
        <w:tblW w:w="0" w:type="auto"/>
        <w:tblLook w:val="04A0"/>
      </w:tblPr>
      <w:tblGrid>
        <w:gridCol w:w="979"/>
        <w:gridCol w:w="3028"/>
        <w:gridCol w:w="5235"/>
      </w:tblGrid>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S.NO</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Name</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Rectification</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1</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Syntax/ Compilation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Absence of Semicolon </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2</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Closing Brackets</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Need to Close the brackets</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3</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Class Name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Give the class name correctly</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4</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Constructor Calling</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Call the constructor correctly</w:t>
            </w:r>
          </w:p>
        </w:tc>
      </w:tr>
    </w:tbl>
    <w:p w:rsidR="00CC2888" w:rsidRDefault="00CC2888" w:rsidP="00CC2888">
      <w:pPr>
        <w:rPr>
          <w:rFonts w:ascii="Trebuchet MS" w:hAnsi="Trebuchet MS"/>
          <w:b/>
        </w:rPr>
      </w:pPr>
      <w:r>
        <w:rPr>
          <w:b/>
        </w:rPr>
        <w:t xml:space="preserve"> </w:t>
      </w:r>
    </w:p>
    <w:p w:rsidR="00CC2888" w:rsidRDefault="00CC2888" w:rsidP="00CC2888">
      <w:pPr>
        <w:rPr>
          <w:b/>
        </w:rPr>
      </w:pPr>
      <w:r>
        <w:rPr>
          <w:b/>
        </w:rPr>
        <w:t xml:space="preserve"> </w:t>
      </w:r>
    </w:p>
    <w:p w:rsidR="00CC2888" w:rsidRDefault="00CC2888" w:rsidP="00CC2888">
      <w:pPr>
        <w:rPr>
          <w:b/>
        </w:rPr>
      </w:pPr>
      <w:r>
        <w:rPr>
          <w:b/>
        </w:rPr>
        <w:t xml:space="preserve">4) Write a Java Program to create a shape class with a method </w:t>
      </w:r>
      <w:proofErr w:type="spellStart"/>
      <w:proofErr w:type="gramStart"/>
      <w:r>
        <w:rPr>
          <w:b/>
        </w:rPr>
        <w:t>calculateArea</w:t>
      </w:r>
      <w:proofErr w:type="spellEnd"/>
      <w:r>
        <w:rPr>
          <w:b/>
        </w:rPr>
        <w:t>(</w:t>
      </w:r>
      <w:proofErr w:type="gramEnd"/>
      <w:r>
        <w:rPr>
          <w:b/>
        </w:rPr>
        <w:t xml:space="preserve">) that is overloaded for different shapes(e.g., Square, Rectangle ). Then create a subclass Circle that overrides the </w:t>
      </w:r>
      <w:proofErr w:type="spellStart"/>
      <w:proofErr w:type="gramStart"/>
      <w:r>
        <w:rPr>
          <w:b/>
        </w:rPr>
        <w:t>calculateArea</w:t>
      </w:r>
      <w:proofErr w:type="spellEnd"/>
      <w:r>
        <w:rPr>
          <w:b/>
        </w:rPr>
        <w:t>(</w:t>
      </w:r>
      <w:proofErr w:type="gramEnd"/>
      <w:r>
        <w:rPr>
          <w:b/>
        </w:rPr>
        <w:t>) method for a circle.</w:t>
      </w:r>
    </w:p>
    <w:p w:rsidR="00CC2888" w:rsidRDefault="00CC2888" w:rsidP="00CC2888">
      <w:r>
        <w:t xml:space="preserve">- Write your code in VS CODE and execute </w:t>
      </w:r>
    </w:p>
    <w:p w:rsidR="00CC2888" w:rsidRDefault="00CC2888" w:rsidP="00CC2888">
      <w:pPr>
        <w:rPr>
          <w:b/>
        </w:rPr>
      </w:pPr>
      <w:r>
        <w:rPr>
          <w:b/>
        </w:rPr>
        <w:t>- Important Points:</w:t>
      </w:r>
    </w:p>
    <w:p w:rsidR="00CC2888" w:rsidRDefault="00CC2888" w:rsidP="00CC2888">
      <w:pPr>
        <w:widowControl w:val="0"/>
        <w:numPr>
          <w:ilvl w:val="3"/>
          <w:numId w:val="3"/>
        </w:numPr>
        <w:autoSpaceDE w:val="0"/>
        <w:autoSpaceDN w:val="0"/>
        <w:spacing w:after="0" w:line="240" w:lineRule="auto"/>
      </w:pPr>
      <w:r>
        <w:t>Understand the calling of a Constructor</w:t>
      </w:r>
    </w:p>
    <w:p w:rsidR="00CC2888" w:rsidRDefault="00CC2888" w:rsidP="00CC2888">
      <w:pPr>
        <w:widowControl w:val="0"/>
        <w:numPr>
          <w:ilvl w:val="3"/>
          <w:numId w:val="3"/>
        </w:numPr>
        <w:autoSpaceDE w:val="0"/>
        <w:autoSpaceDN w:val="0"/>
        <w:spacing w:after="0" w:line="240" w:lineRule="auto"/>
      </w:pPr>
      <w:r>
        <w:t>Giving class name correctly</w:t>
      </w:r>
    </w:p>
    <w:p w:rsidR="00CC2888" w:rsidRPr="00D83AAE" w:rsidRDefault="00CC2888" w:rsidP="00CC2888">
      <w:pPr>
        <w:widowControl w:val="0"/>
        <w:numPr>
          <w:ilvl w:val="3"/>
          <w:numId w:val="3"/>
        </w:numPr>
        <w:autoSpaceDE w:val="0"/>
        <w:autoSpaceDN w:val="0"/>
        <w:spacing w:after="0" w:line="240" w:lineRule="auto"/>
      </w:pPr>
      <w:r>
        <w:t xml:space="preserve">Give the parameters </w:t>
      </w:r>
      <w:proofErr w:type="spellStart"/>
      <w:r>
        <w:t>Correctl</w:t>
      </w:r>
      <w:proofErr w:type="spellEnd"/>
    </w:p>
    <w:p w:rsidR="00CC2888" w:rsidRDefault="00CC2888" w:rsidP="00CC2888">
      <w:pPr>
        <w:rPr>
          <w:b/>
        </w:rPr>
      </w:pPr>
      <w:r>
        <w:rPr>
          <w:b/>
        </w:rPr>
        <w:t>CODE</w:t>
      </w:r>
      <w:proofErr w:type="gramStart"/>
      <w:r>
        <w:rPr>
          <w:b/>
        </w:rPr>
        <w:t>:</w:t>
      </w:r>
      <w:proofErr w:type="gramEnd"/>
      <w:r>
        <w:rPr>
          <w:b/>
        </w:rPr>
        <w:br/>
      </w:r>
      <w:r>
        <w:rPr>
          <w:noProof/>
        </w:rPr>
        <w:drawing>
          <wp:inline distT="0" distB="0" distL="0" distR="0">
            <wp:extent cx="4061244" cy="4279165"/>
            <wp:effectExtent l="19050" t="0" r="0" b="0"/>
            <wp:docPr id="1568" name="Picture 13" descr="C:\Users\91944\AppData\Local\Temp\ksohtml22864\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91944\AppData\Local\Temp\ksohtml22864\wps13.jpg"/>
                    <pic:cNvPicPr>
                      <a:picLocks noChangeAspect="1" noChangeArrowheads="1"/>
                    </pic:cNvPicPr>
                  </pic:nvPicPr>
                  <pic:blipFill>
                    <a:blip r:embed="rId40"/>
                    <a:srcRect/>
                    <a:stretch>
                      <a:fillRect/>
                    </a:stretch>
                  </pic:blipFill>
                  <pic:spPr bwMode="auto">
                    <a:xfrm>
                      <a:off x="0" y="0"/>
                      <a:ext cx="4064742" cy="4282850"/>
                    </a:xfrm>
                    <a:prstGeom prst="rect">
                      <a:avLst/>
                    </a:prstGeom>
                    <a:noFill/>
                    <a:ln w="9525">
                      <a:noFill/>
                      <a:miter lim="800000"/>
                      <a:headEnd/>
                      <a:tailEnd/>
                    </a:ln>
                  </pic:spPr>
                </pic:pic>
              </a:graphicData>
            </a:graphic>
          </wp:inline>
        </w:drawing>
      </w:r>
      <w:r>
        <w:rPr>
          <w:b/>
        </w:rPr>
        <w:br/>
      </w:r>
      <w:r>
        <w:rPr>
          <w:b/>
        </w:rPr>
        <w:lastRenderedPageBreak/>
        <w:br/>
        <w:t>OUTPUT:</w:t>
      </w:r>
      <w:r>
        <w:rPr>
          <w:b/>
        </w:rPr>
        <w:br/>
      </w:r>
    </w:p>
    <w:p w:rsidR="00CC2888" w:rsidRDefault="00CC2888" w:rsidP="00CC2888">
      <w:pPr>
        <w:rPr>
          <w:b/>
        </w:rPr>
      </w:pPr>
      <w:r>
        <w:rPr>
          <w:noProof/>
        </w:rPr>
        <w:drawing>
          <wp:inline distT="0" distB="0" distL="0" distR="0">
            <wp:extent cx="3431516" cy="1014904"/>
            <wp:effectExtent l="19050" t="0" r="0" b="0"/>
            <wp:docPr id="1569" name="Picture 14" descr="C:\Users\91944\AppData\Local\Temp\ksohtml22864\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91944\AppData\Local\Temp\ksohtml22864\wps14.jpg"/>
                    <pic:cNvPicPr>
                      <a:picLocks noChangeAspect="1" noChangeArrowheads="1"/>
                    </pic:cNvPicPr>
                  </pic:nvPicPr>
                  <pic:blipFill>
                    <a:blip r:embed="rId41"/>
                    <a:srcRect/>
                    <a:stretch>
                      <a:fillRect/>
                    </a:stretch>
                  </pic:blipFill>
                  <pic:spPr bwMode="auto">
                    <a:xfrm>
                      <a:off x="0" y="0"/>
                      <a:ext cx="3439252" cy="1017192"/>
                    </a:xfrm>
                    <a:prstGeom prst="rect">
                      <a:avLst/>
                    </a:prstGeom>
                    <a:noFill/>
                    <a:ln w="9525">
                      <a:noFill/>
                      <a:miter lim="800000"/>
                      <a:headEnd/>
                      <a:tailEnd/>
                    </a:ln>
                  </pic:spPr>
                </pic:pic>
              </a:graphicData>
            </a:graphic>
          </wp:inline>
        </w:drawing>
      </w:r>
      <w:r>
        <w:rPr>
          <w:b/>
        </w:rPr>
        <w:t xml:space="preserve"> </w:t>
      </w:r>
    </w:p>
    <w:p w:rsidR="00CC2888" w:rsidRDefault="00CC2888" w:rsidP="00CC2888">
      <w:pPr>
        <w:rPr>
          <w:b/>
        </w:rPr>
      </w:pPr>
      <w:r>
        <w:rPr>
          <w:b/>
        </w:rPr>
        <w:t xml:space="preserve"> </w:t>
      </w:r>
    </w:p>
    <w:p w:rsidR="00CC2888" w:rsidRDefault="00CC2888" w:rsidP="00CC2888">
      <w:pPr>
        <w:rPr>
          <w:b/>
        </w:rPr>
      </w:pPr>
      <w:r>
        <w:rPr>
          <w:b/>
        </w:rPr>
        <w:t>Errors:</w:t>
      </w:r>
      <w:r>
        <w:rPr>
          <w:b/>
        </w:rPr>
        <w:br/>
      </w:r>
    </w:p>
    <w:tbl>
      <w:tblPr>
        <w:tblStyle w:val="TableGrid"/>
        <w:tblW w:w="0" w:type="auto"/>
        <w:tblLook w:val="04A0"/>
      </w:tblPr>
      <w:tblGrid>
        <w:gridCol w:w="979"/>
        <w:gridCol w:w="3028"/>
        <w:gridCol w:w="5235"/>
      </w:tblGrid>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S.NO</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Name</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Error Rectification</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1</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Syntax/ Compilation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Absence of Semicolon </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2</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Closing Brackets</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Need to Close the brackets</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3</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Class Name Error</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Give the class name correctly</w:t>
            </w:r>
          </w:p>
        </w:tc>
      </w:tr>
      <w:tr w:rsidR="00CC2888" w:rsidTr="00D5439F">
        <w:tc>
          <w:tcPr>
            <w:tcW w:w="985" w:type="dxa"/>
            <w:tcBorders>
              <w:top w:val="single" w:sz="4" w:space="0" w:color="auto"/>
              <w:left w:val="single" w:sz="4" w:space="0" w:color="auto"/>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4</w:t>
            </w:r>
          </w:p>
        </w:tc>
        <w:tc>
          <w:tcPr>
            <w:tcW w:w="3060"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Constructor Calling</w:t>
            </w:r>
          </w:p>
        </w:tc>
        <w:tc>
          <w:tcPr>
            <w:tcW w:w="5305" w:type="dxa"/>
            <w:tcBorders>
              <w:top w:val="single" w:sz="4" w:space="0" w:color="auto"/>
              <w:left w:val="nil"/>
              <w:bottom w:val="single" w:sz="4" w:space="0" w:color="auto"/>
              <w:right w:val="single" w:sz="4" w:space="0" w:color="auto"/>
            </w:tcBorders>
            <w:hideMark/>
          </w:tcPr>
          <w:p w:rsidR="00CC2888" w:rsidRDefault="00CC2888" w:rsidP="00D5439F">
            <w:pPr>
              <w:widowControl w:val="0"/>
              <w:autoSpaceDE w:val="0"/>
              <w:autoSpaceDN w:val="0"/>
              <w:rPr>
                <w:rFonts w:ascii="Trebuchet MS" w:hAnsi="Trebuchet MS"/>
                <w:sz w:val="22"/>
                <w:szCs w:val="22"/>
              </w:rPr>
            </w:pPr>
            <w:r>
              <w:t xml:space="preserve">               Call the constructor correctly</w:t>
            </w:r>
          </w:p>
        </w:tc>
      </w:tr>
    </w:tbl>
    <w:p w:rsidR="00CC2888" w:rsidRDefault="00CC2888" w:rsidP="00CC2888">
      <w:pPr>
        <w:rPr>
          <w:rFonts w:ascii="Trebuchet MS" w:hAnsi="Trebuchet MS"/>
          <w:b/>
        </w:rPr>
      </w:pPr>
      <w:r>
        <w:rPr>
          <w:b/>
        </w:rPr>
        <w:t xml:space="preserve"> </w:t>
      </w:r>
    </w:p>
    <w:p w:rsidR="00CC2888" w:rsidRDefault="00CC2888" w:rsidP="00CC2888">
      <w:r>
        <w:t xml:space="preserve"> </w:t>
      </w:r>
    </w:p>
    <w:p w:rsidR="00CC2888" w:rsidRDefault="00CC2888" w:rsidP="00CC2888">
      <w:pPr>
        <w:ind w:right="-1440"/>
      </w:pPr>
    </w:p>
    <w:p w:rsidR="00CC2888" w:rsidRDefault="00CC2888" w:rsidP="00CC2888">
      <w:pPr>
        <w:spacing w:before="0" w:beforeAutospacing="0" w:line="259" w:lineRule="auto"/>
      </w:pPr>
      <w:r>
        <w:br w:type="page"/>
      </w:r>
    </w:p>
    <w:p w:rsidR="00CC2888" w:rsidRDefault="00CC2888" w:rsidP="00CC2888">
      <w:pPr>
        <w:ind w:right="-1440"/>
        <w:rPr>
          <w:b/>
          <w:bCs/>
          <w:color w:val="C45911" w:themeColor="accent2" w:themeShade="BF"/>
          <w:sz w:val="28"/>
          <w:szCs w:val="28"/>
          <w:u w:val="double"/>
        </w:rPr>
      </w:pPr>
      <w:r w:rsidRPr="008A74FB">
        <w:rPr>
          <w:color w:val="C45911" w:themeColor="accent2" w:themeShade="BF"/>
        </w:rPr>
        <w:lastRenderedPageBreak/>
        <w:t xml:space="preserve">                                                                    </w:t>
      </w:r>
      <w:r>
        <w:rPr>
          <w:b/>
          <w:bCs/>
          <w:color w:val="C45911" w:themeColor="accent2" w:themeShade="BF"/>
          <w:sz w:val="28"/>
          <w:szCs w:val="28"/>
          <w:u w:val="double"/>
        </w:rPr>
        <w:t>WEEK-</w:t>
      </w:r>
      <w:r w:rsidRPr="008A74FB">
        <w:rPr>
          <w:b/>
          <w:bCs/>
          <w:color w:val="C45911" w:themeColor="accent2" w:themeShade="BF"/>
          <w:sz w:val="28"/>
          <w:szCs w:val="28"/>
          <w:u w:val="double"/>
        </w:rPr>
        <w:t>7</w:t>
      </w:r>
    </w:p>
    <w:p w:rsidR="00CC2888" w:rsidRDefault="00CC2888" w:rsidP="00CC2888">
      <w:pPr>
        <w:spacing w:before="0" w:beforeAutospacing="0" w:line="259" w:lineRule="auto"/>
        <w:rPr>
          <w:b/>
          <w:bCs/>
          <w:sz w:val="28"/>
          <w:szCs w:val="28"/>
        </w:rPr>
      </w:pPr>
      <w:proofErr w:type="gramStart"/>
      <w:r w:rsidRPr="00D8741C">
        <w:rPr>
          <w:b/>
          <w:bCs/>
          <w:sz w:val="28"/>
          <w:szCs w:val="28"/>
        </w:rPr>
        <w:t>1.</w:t>
      </w:r>
      <w:r>
        <w:rPr>
          <w:b/>
          <w:bCs/>
          <w:sz w:val="28"/>
          <w:szCs w:val="28"/>
        </w:rPr>
        <w:t xml:space="preserve"> </w:t>
      </w:r>
      <w:r w:rsidRPr="00D8741C">
        <w:rPr>
          <w:b/>
          <w:bCs/>
          <w:sz w:val="28"/>
          <w:szCs w:val="28"/>
        </w:rPr>
        <w:t>.</w:t>
      </w:r>
      <w:proofErr w:type="gramEnd"/>
      <w:r w:rsidRPr="00D8741C">
        <w:rPr>
          <w:b/>
          <w:bCs/>
          <w:sz w:val="28"/>
          <w:szCs w:val="28"/>
        </w:rPr>
        <w:t xml:space="preserve"> Write a java program to create an abstract class Animal with an abstract method called </w:t>
      </w:r>
      <w:proofErr w:type="gramStart"/>
      <w:r w:rsidRPr="00D8741C">
        <w:rPr>
          <w:b/>
          <w:bCs/>
          <w:sz w:val="28"/>
          <w:szCs w:val="28"/>
        </w:rPr>
        <w:t>sound(</w:t>
      </w:r>
      <w:proofErr w:type="gramEnd"/>
      <w:r w:rsidRPr="00D8741C">
        <w:rPr>
          <w:b/>
          <w:bCs/>
          <w:sz w:val="28"/>
          <w:szCs w:val="28"/>
        </w:rPr>
        <w:t>).Create subclass Lion and Tiger that extends the Animal class and implement the sound() method to make a specific sound for each Animal</w:t>
      </w:r>
    </w:p>
    <w:p w:rsidR="00CC2888" w:rsidRDefault="00CC2888" w:rsidP="00CC2888">
      <w:pPr>
        <w:spacing w:before="0" w:beforeAutospacing="0" w:line="259" w:lineRule="auto"/>
        <w:rPr>
          <w:sz w:val="28"/>
          <w:szCs w:val="28"/>
        </w:rPr>
      </w:pPr>
      <w:r>
        <w:rPr>
          <w:sz w:val="28"/>
          <w:szCs w:val="28"/>
        </w:rPr>
        <w:t>CODE:</w:t>
      </w:r>
    </w:p>
    <w:p w:rsidR="00CC2888" w:rsidRDefault="00CC2888" w:rsidP="00CC2888">
      <w:pPr>
        <w:spacing w:before="0" w:beforeAutospacing="0" w:line="259" w:lineRule="auto"/>
        <w:rPr>
          <w:sz w:val="28"/>
          <w:szCs w:val="28"/>
        </w:rPr>
      </w:pPr>
      <w:r>
        <w:rPr>
          <w:noProof/>
          <w:sz w:val="28"/>
          <w:szCs w:val="28"/>
        </w:rPr>
        <w:drawing>
          <wp:inline distT="0" distB="0" distL="0" distR="0">
            <wp:extent cx="5177790" cy="5272405"/>
            <wp:effectExtent l="19050" t="0" r="3810" b="0"/>
            <wp:docPr id="1570" name="Picture 1534" descr="C:\Users\91944\AppData\Local\Packages\5319275A.WhatsAppDesktop_cv1g1gvanyjgm\TempState\DB60B95DECDEED944B4CD8685417CFDC\WhatsApp Image 2025-04-09 at 12.06.48_b26a4c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C:\Users\91944\AppData\Local\Packages\5319275A.WhatsAppDesktop_cv1g1gvanyjgm\TempState\DB60B95DECDEED944B4CD8685417CFDC\WhatsApp Image 2025-04-09 at 12.06.48_b26a4cb6.jpg"/>
                    <pic:cNvPicPr>
                      <a:picLocks noChangeAspect="1" noChangeArrowheads="1"/>
                    </pic:cNvPicPr>
                  </pic:nvPicPr>
                  <pic:blipFill>
                    <a:blip r:embed="rId42"/>
                    <a:srcRect/>
                    <a:stretch>
                      <a:fillRect/>
                    </a:stretch>
                  </pic:blipFill>
                  <pic:spPr bwMode="auto">
                    <a:xfrm>
                      <a:off x="0" y="0"/>
                      <a:ext cx="5177790" cy="5272405"/>
                    </a:xfrm>
                    <a:prstGeom prst="rect">
                      <a:avLst/>
                    </a:prstGeom>
                    <a:noFill/>
                    <a:ln w="9525">
                      <a:noFill/>
                      <a:miter lim="800000"/>
                      <a:headEnd/>
                      <a:tailEnd/>
                    </a:ln>
                  </pic:spPr>
                </pic:pic>
              </a:graphicData>
            </a:graphic>
          </wp:inline>
        </w:drawing>
      </w:r>
    </w:p>
    <w:p w:rsidR="00CC2888" w:rsidRDefault="00CC2888" w:rsidP="00CC2888">
      <w:pPr>
        <w:spacing w:before="0" w:beforeAutospacing="0" w:line="259" w:lineRule="auto"/>
        <w:rPr>
          <w:sz w:val="28"/>
          <w:szCs w:val="28"/>
        </w:rPr>
      </w:pPr>
      <w:r>
        <w:rPr>
          <w:sz w:val="28"/>
          <w:szCs w:val="28"/>
        </w:rPr>
        <w:t>Output:</w:t>
      </w:r>
    </w:p>
    <w:p w:rsidR="00CC2888" w:rsidRPr="00D8741C" w:rsidRDefault="00CC2888" w:rsidP="00CC2888">
      <w:pPr>
        <w:spacing w:before="0" w:beforeAutospacing="0" w:line="259" w:lineRule="auto"/>
        <w:rPr>
          <w:b/>
          <w:bCs/>
          <w:sz w:val="28"/>
          <w:szCs w:val="28"/>
        </w:rPr>
      </w:pPr>
      <w:r>
        <w:rPr>
          <w:noProof/>
          <w:sz w:val="28"/>
          <w:szCs w:val="28"/>
        </w:rPr>
        <w:drawing>
          <wp:inline distT="0" distB="0" distL="0" distR="0">
            <wp:extent cx="5731510" cy="1150514"/>
            <wp:effectExtent l="19050" t="0" r="2540" b="0"/>
            <wp:docPr id="1571" name="Picture 1535" descr="C:\Users\91944\AppData\Local\Packages\5319275A.WhatsAppDesktop_cv1g1gvanyjgm\TempState\020BF2C45E7BB322F89A226BD2C5D41B\WhatsApp Image 2025-04-09 at 12.06.48_1887fd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C:\Users\91944\AppData\Local\Packages\5319275A.WhatsAppDesktop_cv1g1gvanyjgm\TempState\020BF2C45E7BB322F89A226BD2C5D41B\WhatsApp Image 2025-04-09 at 12.06.48_1887fd13.jpg"/>
                    <pic:cNvPicPr>
                      <a:picLocks noChangeAspect="1" noChangeArrowheads="1"/>
                    </pic:cNvPicPr>
                  </pic:nvPicPr>
                  <pic:blipFill>
                    <a:blip r:embed="rId43"/>
                    <a:srcRect/>
                    <a:stretch>
                      <a:fillRect/>
                    </a:stretch>
                  </pic:blipFill>
                  <pic:spPr bwMode="auto">
                    <a:xfrm>
                      <a:off x="0" y="0"/>
                      <a:ext cx="5731510" cy="1150514"/>
                    </a:xfrm>
                    <a:prstGeom prst="rect">
                      <a:avLst/>
                    </a:prstGeom>
                    <a:noFill/>
                    <a:ln w="9525">
                      <a:noFill/>
                      <a:miter lim="800000"/>
                      <a:headEnd/>
                      <a:tailEnd/>
                    </a:ln>
                  </pic:spPr>
                </pic:pic>
              </a:graphicData>
            </a:graphic>
          </wp:inline>
        </w:drawing>
      </w:r>
      <w:r w:rsidRPr="00D8741C">
        <w:rPr>
          <w:sz w:val="28"/>
          <w:szCs w:val="28"/>
        </w:rPr>
        <w:br w:type="page"/>
      </w:r>
    </w:p>
    <w:p w:rsidR="00CC2888" w:rsidRDefault="00CC2888" w:rsidP="00CC2888">
      <w:pPr>
        <w:spacing w:before="0" w:beforeAutospacing="0" w:line="259" w:lineRule="auto"/>
      </w:pPr>
    </w:p>
    <w:p w:rsidR="00CC2888" w:rsidRPr="00AD5389" w:rsidRDefault="00CC2888" w:rsidP="00CC2888">
      <w:pPr>
        <w:ind w:right="-755"/>
        <w:rPr>
          <w:b/>
          <w:bCs/>
          <w:sz w:val="28"/>
          <w:szCs w:val="28"/>
        </w:rPr>
      </w:pPr>
      <w:r w:rsidRPr="00AD5389">
        <w:rPr>
          <w:b/>
          <w:bCs/>
          <w:sz w:val="28"/>
          <w:szCs w:val="28"/>
        </w:rPr>
        <w:t>2.</w:t>
      </w:r>
      <w:r>
        <w:rPr>
          <w:b/>
          <w:bCs/>
          <w:sz w:val="28"/>
          <w:szCs w:val="28"/>
        </w:rPr>
        <w:t xml:space="preserve"> </w:t>
      </w:r>
      <w:r w:rsidRPr="00AD5389">
        <w:rPr>
          <w:b/>
          <w:bCs/>
          <w:sz w:val="28"/>
          <w:szCs w:val="28"/>
        </w:rPr>
        <w:t>Write a Java program to create abstract class Shape 3D with abstract method calculate (Volume and Calculate Surface-Area). Create Subclass sphere and cube that extend the Shape 3D class and implement the respective methods to calculate volume and surface area of each shape.</w:t>
      </w:r>
    </w:p>
    <w:p w:rsidR="00CC2888" w:rsidRDefault="00CC2888" w:rsidP="00CC2888">
      <w:pPr>
        <w:pStyle w:val="ListParagraph"/>
        <w:ind w:left="0" w:right="-755"/>
        <w:rPr>
          <w:sz w:val="28"/>
          <w:szCs w:val="28"/>
        </w:rPr>
      </w:pPr>
      <w:r>
        <w:rPr>
          <w:sz w:val="28"/>
          <w:szCs w:val="28"/>
        </w:rPr>
        <w:t>CODE:</w:t>
      </w:r>
    </w:p>
    <w:p w:rsidR="00CC2888" w:rsidRPr="00AD5389" w:rsidRDefault="00CC2888" w:rsidP="00CC2888">
      <w:pPr>
        <w:pStyle w:val="ListParagraph"/>
        <w:ind w:left="0" w:right="-755"/>
        <w:rPr>
          <w:sz w:val="28"/>
          <w:szCs w:val="28"/>
        </w:rPr>
      </w:pPr>
      <w:r>
        <w:rPr>
          <w:noProof/>
          <w:sz w:val="28"/>
          <w:szCs w:val="28"/>
        </w:rPr>
        <w:drawing>
          <wp:inline distT="0" distB="0" distL="0" distR="0">
            <wp:extent cx="5231780" cy="4306186"/>
            <wp:effectExtent l="19050" t="0" r="6970" b="0"/>
            <wp:docPr id="1572" name="Picture 1536" descr="C:\Users\91944\AppData\Local\Packages\5319275A.WhatsAppDesktop_cv1g1gvanyjgm\TempState\CF05968255451BDEFE3C5BC64D550517\WhatsApp Image 2025-04-09 at 21.03.06_cb4056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C:\Users\91944\AppData\Local\Packages\5319275A.WhatsAppDesktop_cv1g1gvanyjgm\TempState\CF05968255451BDEFE3C5BC64D550517\WhatsApp Image 2025-04-09 at 21.03.06_cb405692.jpg"/>
                    <pic:cNvPicPr>
                      <a:picLocks noChangeAspect="1" noChangeArrowheads="1"/>
                    </pic:cNvPicPr>
                  </pic:nvPicPr>
                  <pic:blipFill>
                    <a:blip r:embed="rId44"/>
                    <a:srcRect/>
                    <a:stretch>
                      <a:fillRect/>
                    </a:stretch>
                  </pic:blipFill>
                  <pic:spPr bwMode="auto">
                    <a:xfrm>
                      <a:off x="0" y="0"/>
                      <a:ext cx="5234382" cy="4308327"/>
                    </a:xfrm>
                    <a:prstGeom prst="rect">
                      <a:avLst/>
                    </a:prstGeom>
                    <a:noFill/>
                    <a:ln w="9525">
                      <a:noFill/>
                      <a:miter lim="800000"/>
                      <a:headEnd/>
                      <a:tailEnd/>
                    </a:ln>
                  </pic:spPr>
                </pic:pic>
              </a:graphicData>
            </a:graphic>
          </wp:inline>
        </w:drawing>
      </w:r>
    </w:p>
    <w:p w:rsidR="00CC2888" w:rsidRDefault="00CC2888" w:rsidP="00CC2888">
      <w:r>
        <w:rPr>
          <w:noProof/>
        </w:rPr>
        <w:drawing>
          <wp:inline distT="0" distB="0" distL="0" distR="0">
            <wp:extent cx="3744876" cy="2507442"/>
            <wp:effectExtent l="19050" t="0" r="7974" b="0"/>
            <wp:docPr id="1573" name="Picture 1537" descr="C:\Users\91944\AppData\Local\Packages\5319275A.WhatsAppDesktop_cv1g1gvanyjgm\TempState\10C66082C124F8AFE3DF4886F5E516E0\WhatsApp Image 2025-04-09 at 21.03.06_1384a5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C:\Users\91944\AppData\Local\Packages\5319275A.WhatsAppDesktop_cv1g1gvanyjgm\TempState\10C66082C124F8AFE3DF4886F5E516E0\WhatsApp Image 2025-04-09 at 21.03.06_1384a536.jpg"/>
                    <pic:cNvPicPr>
                      <a:picLocks noChangeAspect="1" noChangeArrowheads="1"/>
                    </pic:cNvPicPr>
                  </pic:nvPicPr>
                  <pic:blipFill>
                    <a:blip r:embed="rId45"/>
                    <a:srcRect/>
                    <a:stretch>
                      <a:fillRect/>
                    </a:stretch>
                  </pic:blipFill>
                  <pic:spPr bwMode="auto">
                    <a:xfrm>
                      <a:off x="0" y="0"/>
                      <a:ext cx="3747021" cy="2508878"/>
                    </a:xfrm>
                    <a:prstGeom prst="rect">
                      <a:avLst/>
                    </a:prstGeom>
                    <a:noFill/>
                    <a:ln w="9525">
                      <a:noFill/>
                      <a:miter lim="800000"/>
                      <a:headEnd/>
                      <a:tailEnd/>
                    </a:ln>
                  </pic:spPr>
                </pic:pic>
              </a:graphicData>
            </a:graphic>
          </wp:inline>
        </w:drawing>
      </w:r>
    </w:p>
    <w:p w:rsidR="00CC2888" w:rsidRDefault="00CC2888" w:rsidP="00CC2888">
      <w:pPr>
        <w:rPr>
          <w:sz w:val="28"/>
          <w:szCs w:val="28"/>
        </w:rPr>
      </w:pPr>
      <w:r w:rsidRPr="00AD5389">
        <w:rPr>
          <w:sz w:val="28"/>
          <w:szCs w:val="28"/>
        </w:rPr>
        <w:lastRenderedPageBreak/>
        <w:t>OUTPUT:</w:t>
      </w:r>
    </w:p>
    <w:p w:rsidR="00CC2888" w:rsidRDefault="00CC2888" w:rsidP="00CC2888">
      <w:pPr>
        <w:rPr>
          <w:sz w:val="28"/>
          <w:szCs w:val="28"/>
        </w:rPr>
      </w:pPr>
      <w:r>
        <w:rPr>
          <w:noProof/>
          <w:sz w:val="28"/>
          <w:szCs w:val="28"/>
        </w:rPr>
        <w:drawing>
          <wp:inline distT="0" distB="0" distL="0" distR="0">
            <wp:extent cx="5730875" cy="1414145"/>
            <wp:effectExtent l="19050" t="0" r="3175" b="0"/>
            <wp:docPr id="1574" name="Picture 1538" descr="C:\Users\91944\AppData\Local\Packages\5319275A.WhatsAppDesktop_cv1g1gvanyjgm\TempState\E9412EE564384B987D086DF32D4CE6B7\WhatsApp Image 2025-04-09 at 21.03.06_b3326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C:\Users\91944\AppData\Local\Packages\5319275A.WhatsAppDesktop_cv1g1gvanyjgm\TempState\E9412EE564384B987D086DF32D4CE6B7\WhatsApp Image 2025-04-09 at 21.03.06_b3326e34.jpg"/>
                    <pic:cNvPicPr>
                      <a:picLocks noChangeAspect="1" noChangeArrowheads="1"/>
                    </pic:cNvPicPr>
                  </pic:nvPicPr>
                  <pic:blipFill>
                    <a:blip r:embed="rId46"/>
                    <a:srcRect/>
                    <a:stretch>
                      <a:fillRect/>
                    </a:stretch>
                  </pic:blipFill>
                  <pic:spPr bwMode="auto">
                    <a:xfrm>
                      <a:off x="0" y="0"/>
                      <a:ext cx="5730875" cy="1414145"/>
                    </a:xfrm>
                    <a:prstGeom prst="rect">
                      <a:avLst/>
                    </a:prstGeom>
                    <a:noFill/>
                    <a:ln w="9525">
                      <a:noFill/>
                      <a:miter lim="800000"/>
                      <a:headEnd/>
                      <a:tailEnd/>
                    </a:ln>
                  </pic:spPr>
                </pic:pic>
              </a:graphicData>
            </a:graphic>
          </wp:inline>
        </w:drawing>
      </w:r>
    </w:p>
    <w:p w:rsidR="00CC2888" w:rsidRDefault="00CC2888" w:rsidP="00CC2888">
      <w:pPr>
        <w:rPr>
          <w:color w:val="FF0000"/>
          <w:sz w:val="28"/>
          <w:szCs w:val="28"/>
        </w:rPr>
      </w:pPr>
      <w:r w:rsidRPr="00AD5389">
        <w:rPr>
          <w:color w:val="FF0000"/>
          <w:sz w:val="28"/>
          <w:szCs w:val="28"/>
        </w:rPr>
        <w:t>ERRORS</w:t>
      </w:r>
    </w:p>
    <w:p w:rsidR="00CC2888" w:rsidRPr="00AD5389" w:rsidRDefault="00CC2888" w:rsidP="00CC2888">
      <w:pPr>
        <w:rPr>
          <w:color w:val="FF0000"/>
          <w:sz w:val="24"/>
          <w:szCs w:val="24"/>
        </w:rPr>
      </w:pPr>
      <w:r w:rsidRPr="00AD5389">
        <w:rPr>
          <w:color w:val="FF0000"/>
          <w:sz w:val="24"/>
          <w:szCs w:val="24"/>
        </w:rPr>
        <w:t>Return type mismatch in Sphere and Cube:</w:t>
      </w:r>
    </w:p>
    <w:p w:rsidR="00CC2888" w:rsidRPr="00AD5389" w:rsidRDefault="00CC2888" w:rsidP="00CC2888">
      <w:pPr>
        <w:rPr>
          <w:color w:val="FF0000"/>
          <w:sz w:val="24"/>
          <w:szCs w:val="24"/>
        </w:rPr>
      </w:pPr>
      <w:r w:rsidRPr="00AD5389">
        <w:rPr>
          <w:color w:val="FF0000"/>
          <w:sz w:val="24"/>
          <w:szCs w:val="24"/>
        </w:rPr>
        <w:t>Calculate</w:t>
      </w:r>
      <w:r>
        <w:rPr>
          <w:color w:val="FF0000"/>
          <w:sz w:val="24"/>
          <w:szCs w:val="24"/>
        </w:rPr>
        <w:t xml:space="preserve"> </w:t>
      </w:r>
      <w:proofErr w:type="spellStart"/>
      <w:proofErr w:type="gramStart"/>
      <w:r w:rsidRPr="00AD5389">
        <w:rPr>
          <w:color w:val="FF0000"/>
          <w:sz w:val="24"/>
          <w:szCs w:val="24"/>
        </w:rPr>
        <w:t>SurfaceArea</w:t>
      </w:r>
      <w:proofErr w:type="spellEnd"/>
      <w:r w:rsidRPr="00AD5389">
        <w:rPr>
          <w:color w:val="FF0000"/>
          <w:sz w:val="24"/>
          <w:szCs w:val="24"/>
        </w:rPr>
        <w:t>(</w:t>
      </w:r>
      <w:proofErr w:type="gramEnd"/>
      <w:r w:rsidRPr="00AD5389">
        <w:rPr>
          <w:color w:val="FF0000"/>
          <w:sz w:val="24"/>
          <w:szCs w:val="24"/>
        </w:rPr>
        <w:t>) is su</w:t>
      </w:r>
      <w:r>
        <w:rPr>
          <w:color w:val="FF0000"/>
          <w:sz w:val="24"/>
          <w:szCs w:val="24"/>
        </w:rPr>
        <w:t xml:space="preserve">pposed to return </w:t>
      </w:r>
      <w:proofErr w:type="spellStart"/>
      <w:r>
        <w:rPr>
          <w:color w:val="FF0000"/>
          <w:sz w:val="24"/>
          <w:szCs w:val="24"/>
        </w:rPr>
        <w:t>int</w:t>
      </w:r>
      <w:proofErr w:type="spellEnd"/>
      <w:r>
        <w:rPr>
          <w:color w:val="FF0000"/>
          <w:sz w:val="24"/>
          <w:szCs w:val="24"/>
        </w:rPr>
        <w:t xml:space="preserve">, but here it is </w:t>
      </w:r>
      <w:r w:rsidRPr="00AD5389">
        <w:rPr>
          <w:color w:val="FF0000"/>
          <w:sz w:val="24"/>
          <w:szCs w:val="24"/>
        </w:rPr>
        <w:t xml:space="preserve"> trying to return a double.</w:t>
      </w:r>
    </w:p>
    <w:p w:rsidR="00CC2888" w:rsidRDefault="00CC2888" w:rsidP="00CC2888">
      <w:pPr>
        <w:rPr>
          <w:color w:val="FF0000"/>
          <w:sz w:val="24"/>
          <w:szCs w:val="24"/>
        </w:rPr>
      </w:pPr>
      <w:r w:rsidRPr="00AD5389">
        <w:rPr>
          <w:color w:val="FF0000"/>
          <w:sz w:val="24"/>
          <w:szCs w:val="24"/>
        </w:rPr>
        <w:t xml:space="preserve">Incorrect </w:t>
      </w:r>
      <w:proofErr w:type="spellStart"/>
      <w:proofErr w:type="gramStart"/>
      <w:r w:rsidRPr="00AD5389">
        <w:rPr>
          <w:color w:val="FF0000"/>
          <w:sz w:val="24"/>
          <w:szCs w:val="24"/>
        </w:rPr>
        <w:t>System.out.println</w:t>
      </w:r>
      <w:proofErr w:type="spellEnd"/>
      <w:r w:rsidRPr="00AD5389">
        <w:rPr>
          <w:color w:val="FF0000"/>
          <w:sz w:val="24"/>
          <w:szCs w:val="24"/>
        </w:rPr>
        <w:t>(</w:t>
      </w:r>
      <w:proofErr w:type="gramEnd"/>
      <w:r w:rsidRPr="00AD5389">
        <w:rPr>
          <w:color w:val="FF0000"/>
          <w:sz w:val="24"/>
          <w:szCs w:val="24"/>
        </w:rPr>
        <w:t>) syntax:</w:t>
      </w:r>
    </w:p>
    <w:p w:rsidR="00CC2888" w:rsidRPr="009E3B17" w:rsidRDefault="00CC2888" w:rsidP="00CC2888">
      <w:pPr>
        <w:rPr>
          <w:color w:val="FF0000"/>
          <w:sz w:val="28"/>
          <w:szCs w:val="28"/>
        </w:rPr>
      </w:pPr>
      <w:r w:rsidRPr="00AD5389">
        <w:rPr>
          <w:color w:val="FF0000"/>
          <w:sz w:val="24"/>
          <w:szCs w:val="24"/>
        </w:rPr>
        <w:t xml:space="preserve"> </w:t>
      </w:r>
      <w:proofErr w:type="gramStart"/>
      <w:r w:rsidRPr="00AD5389">
        <w:rPr>
          <w:color w:val="FF0000"/>
          <w:sz w:val="24"/>
          <w:szCs w:val="24"/>
        </w:rPr>
        <w:t>typos</w:t>
      </w:r>
      <w:proofErr w:type="gramEnd"/>
      <w:r w:rsidRPr="00AD5389">
        <w:rPr>
          <w:color w:val="FF0000"/>
          <w:sz w:val="24"/>
          <w:szCs w:val="24"/>
        </w:rPr>
        <w:t xml:space="preserve">: </w:t>
      </w:r>
      <w:proofErr w:type="spellStart"/>
      <w:r w:rsidRPr="00AD5389">
        <w:rPr>
          <w:color w:val="FF0000"/>
          <w:sz w:val="24"/>
          <w:szCs w:val="24"/>
        </w:rPr>
        <w:t>ptintln</w:t>
      </w:r>
      <w:proofErr w:type="spellEnd"/>
      <w:r w:rsidRPr="00AD5389">
        <w:rPr>
          <w:color w:val="FF0000"/>
          <w:sz w:val="24"/>
          <w:szCs w:val="24"/>
        </w:rPr>
        <w:t>, extra semicolons, and misplaced parentheses</w:t>
      </w:r>
      <w:r w:rsidRPr="00AD5389">
        <w:rPr>
          <w:color w:val="FF0000"/>
          <w:sz w:val="28"/>
          <w:szCs w:val="28"/>
        </w:rPr>
        <w:t>.</w:t>
      </w:r>
    </w:p>
    <w:p w:rsidR="00CC2888" w:rsidRPr="009E3B17" w:rsidRDefault="00CC2888" w:rsidP="00CC2888">
      <w:pPr>
        <w:rPr>
          <w:b/>
          <w:bCs/>
          <w:sz w:val="24"/>
          <w:szCs w:val="24"/>
        </w:rPr>
      </w:pPr>
      <w:proofErr w:type="gramStart"/>
      <w:r w:rsidRPr="009E3B17">
        <w:rPr>
          <w:b/>
          <w:bCs/>
          <w:sz w:val="24"/>
          <w:szCs w:val="24"/>
        </w:rPr>
        <w:t>3.write</w:t>
      </w:r>
      <w:proofErr w:type="gramEnd"/>
      <w:r w:rsidRPr="009E3B17">
        <w:rPr>
          <w:b/>
          <w:bCs/>
          <w:sz w:val="24"/>
          <w:szCs w:val="24"/>
        </w:rPr>
        <w:t xml:space="preserve"> a java program using abstract class to define a method of pattern printing create an abstract class named pattern printer with an abstract method print pattern(</w:t>
      </w:r>
      <w:proofErr w:type="spellStart"/>
      <w:r w:rsidRPr="009E3B17">
        <w:rPr>
          <w:b/>
          <w:bCs/>
          <w:sz w:val="24"/>
          <w:szCs w:val="24"/>
        </w:rPr>
        <w:t>int</w:t>
      </w:r>
      <w:proofErr w:type="spellEnd"/>
      <w:r w:rsidRPr="009E3B17">
        <w:rPr>
          <w:b/>
          <w:bCs/>
          <w:sz w:val="24"/>
          <w:szCs w:val="24"/>
        </w:rPr>
        <w:t xml:space="preserve"> n) and concrete method to display the pattern title Implement two subclass star pattern printing in increasing right angle triangle number in ascending order of right angle triangle in main() method create objects of both subclass and print the patterns for a given number of rows explain every line code</w:t>
      </w:r>
    </w:p>
    <w:p w:rsidR="00CC2888" w:rsidRDefault="00CC2888" w:rsidP="00CC2888">
      <w:pPr>
        <w:rPr>
          <w:sz w:val="28"/>
          <w:szCs w:val="28"/>
        </w:rPr>
      </w:pPr>
      <w:proofErr w:type="gramStart"/>
      <w:r w:rsidRPr="009E3B17">
        <w:rPr>
          <w:sz w:val="28"/>
          <w:szCs w:val="28"/>
        </w:rPr>
        <w:t>CODE :</w:t>
      </w:r>
      <w:proofErr w:type="gramEnd"/>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9E3B17">
        <w:rPr>
          <w:rFonts w:ascii="Consolas" w:hAnsi="Consolas"/>
          <w:color w:val="569CD6"/>
          <w:sz w:val="20"/>
          <w:szCs w:val="20"/>
        </w:rPr>
        <w:t>abstract</w:t>
      </w:r>
      <w:proofErr w:type="gramEnd"/>
      <w:r w:rsidRPr="009E3B17">
        <w:rPr>
          <w:rFonts w:ascii="Consolas" w:hAnsi="Consolas"/>
          <w:color w:val="D4D4D4"/>
          <w:sz w:val="20"/>
          <w:szCs w:val="20"/>
        </w:rPr>
        <w:t xml:space="preserve"> </w:t>
      </w:r>
      <w:r w:rsidRPr="009E3B17">
        <w:rPr>
          <w:rFonts w:ascii="Consolas" w:hAnsi="Consolas"/>
          <w:color w:val="569CD6"/>
          <w:sz w:val="20"/>
          <w:szCs w:val="20"/>
        </w:rPr>
        <w:t>class</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PatternPrinter</w:t>
      </w:r>
      <w:proofErr w:type="spellEnd"/>
      <w:r w:rsidRPr="009E3B17">
        <w:rPr>
          <w:rFonts w:ascii="Consolas" w:hAnsi="Consolas"/>
          <w:color w:val="D4D4D4"/>
          <w:sz w:val="20"/>
          <w:szCs w:val="20"/>
        </w:rPr>
        <w:t xml:space="preserve">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abstract</w:t>
      </w:r>
      <w:proofErr w:type="gramEnd"/>
      <w:r w:rsidRPr="009E3B17">
        <w:rPr>
          <w:rFonts w:ascii="Consolas" w:hAnsi="Consolas"/>
          <w:color w:val="D4D4D4"/>
          <w:sz w:val="20"/>
          <w:szCs w:val="20"/>
        </w:rPr>
        <w:t xml:space="preserve"> </w:t>
      </w:r>
      <w:r w:rsidRPr="009E3B17">
        <w:rPr>
          <w:rFonts w:ascii="Consolas" w:hAnsi="Consolas"/>
          <w:color w:val="569CD6"/>
          <w:sz w:val="20"/>
          <w:szCs w:val="20"/>
        </w:rPr>
        <w:t>void</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printPattern</w:t>
      </w:r>
      <w:proofErr w:type="spellEnd"/>
      <w:r w:rsidRPr="009E3B17">
        <w:rPr>
          <w:rFonts w:ascii="Consolas" w:hAnsi="Consolas"/>
          <w:color w:val="D4D4D4"/>
          <w:sz w:val="20"/>
          <w:szCs w:val="20"/>
        </w:rPr>
        <w:t>(</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n);</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void</w:t>
      </w:r>
      <w:proofErr w:type="gramEnd"/>
      <w:r w:rsidRPr="009E3B17">
        <w:rPr>
          <w:rFonts w:ascii="Consolas" w:hAnsi="Consolas"/>
          <w:color w:val="D4D4D4"/>
          <w:sz w:val="20"/>
          <w:szCs w:val="20"/>
        </w:rPr>
        <w:t xml:space="preserve"> </w:t>
      </w:r>
      <w:proofErr w:type="spellStart"/>
      <w:r w:rsidRPr="009E3B17">
        <w:rPr>
          <w:rFonts w:ascii="Consolas" w:hAnsi="Consolas"/>
          <w:color w:val="D4D4D4"/>
          <w:sz w:val="20"/>
          <w:szCs w:val="20"/>
        </w:rPr>
        <w:t>displayTitle</w:t>
      </w:r>
      <w:proofErr w:type="spellEnd"/>
      <w:r w:rsidRPr="009E3B17">
        <w:rPr>
          <w:rFonts w:ascii="Consolas" w:hAnsi="Consolas"/>
          <w:color w:val="D4D4D4"/>
          <w:sz w:val="20"/>
          <w:szCs w:val="20"/>
        </w:rPr>
        <w:t>(</w:t>
      </w:r>
      <w:r w:rsidRPr="009E3B17">
        <w:rPr>
          <w:rFonts w:ascii="Consolas" w:hAnsi="Consolas"/>
          <w:color w:val="569CD6"/>
          <w:sz w:val="20"/>
          <w:szCs w:val="20"/>
        </w:rPr>
        <w:t>String</w:t>
      </w:r>
      <w:r w:rsidRPr="009E3B17">
        <w:rPr>
          <w:rFonts w:ascii="Consolas" w:hAnsi="Consolas"/>
          <w:color w:val="D4D4D4"/>
          <w:sz w:val="20"/>
          <w:szCs w:val="20"/>
        </w:rPr>
        <w:t xml:space="preserve"> title)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System.out.println</w:t>
      </w:r>
      <w:proofErr w:type="spellEnd"/>
      <w:r w:rsidRPr="009E3B17">
        <w:rPr>
          <w:rFonts w:ascii="Consolas" w:hAnsi="Consolas"/>
          <w:color w:val="D4D4D4"/>
          <w:sz w:val="20"/>
          <w:szCs w:val="20"/>
        </w:rPr>
        <w:t>(</w:t>
      </w:r>
      <w:proofErr w:type="gramEnd"/>
      <w:r w:rsidRPr="009E3B17">
        <w:rPr>
          <w:rFonts w:ascii="Consolas" w:hAnsi="Consolas"/>
          <w:color w:val="CE9178"/>
          <w:sz w:val="20"/>
          <w:szCs w:val="20"/>
        </w:rPr>
        <w:t>"Pattern: "</w:t>
      </w:r>
      <w:r w:rsidRPr="009E3B17">
        <w:rPr>
          <w:rFonts w:ascii="Consolas" w:hAnsi="Consolas"/>
          <w:color w:val="D4D4D4"/>
          <w:sz w:val="20"/>
          <w:szCs w:val="20"/>
        </w:rPr>
        <w:t xml:space="preserve"> + title);</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9E3B17">
        <w:rPr>
          <w:rFonts w:ascii="Consolas" w:hAnsi="Consolas"/>
          <w:color w:val="569CD6"/>
          <w:sz w:val="20"/>
          <w:szCs w:val="20"/>
        </w:rPr>
        <w:t>class</w:t>
      </w:r>
      <w:proofErr w:type="gramEnd"/>
      <w:r w:rsidRPr="009E3B17">
        <w:rPr>
          <w:rFonts w:ascii="Consolas" w:hAnsi="Consolas"/>
          <w:color w:val="D4D4D4"/>
          <w:sz w:val="20"/>
          <w:szCs w:val="20"/>
        </w:rPr>
        <w:t xml:space="preserve"> </w:t>
      </w:r>
      <w:proofErr w:type="spellStart"/>
      <w:r w:rsidRPr="009E3B17">
        <w:rPr>
          <w:rFonts w:ascii="Consolas" w:hAnsi="Consolas"/>
          <w:color w:val="D4D4D4"/>
          <w:sz w:val="20"/>
          <w:szCs w:val="20"/>
        </w:rPr>
        <w:t>StarPattern</w:t>
      </w:r>
      <w:proofErr w:type="spellEnd"/>
      <w:r w:rsidRPr="009E3B17">
        <w:rPr>
          <w:rFonts w:ascii="Consolas" w:hAnsi="Consolas"/>
          <w:color w:val="D4D4D4"/>
          <w:sz w:val="20"/>
          <w:szCs w:val="20"/>
        </w:rPr>
        <w:t xml:space="preserve"> </w:t>
      </w:r>
      <w:r w:rsidRPr="009E3B17">
        <w:rPr>
          <w:rFonts w:ascii="Consolas" w:hAnsi="Consolas"/>
          <w:color w:val="569CD6"/>
          <w:sz w:val="20"/>
          <w:szCs w:val="20"/>
        </w:rPr>
        <w:t>extends</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PatternPrinter</w:t>
      </w:r>
      <w:proofErr w:type="spellEnd"/>
      <w:r w:rsidRPr="009E3B17">
        <w:rPr>
          <w:rFonts w:ascii="Consolas" w:hAnsi="Consolas"/>
          <w:color w:val="D4D4D4"/>
          <w:sz w:val="20"/>
          <w:szCs w:val="20"/>
        </w:rPr>
        <w:t xml:space="preserve">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r w:rsidRPr="009E3B17">
        <w:rPr>
          <w:rFonts w:ascii="Consolas" w:hAnsi="Consolas"/>
          <w:color w:val="569CD6"/>
          <w:sz w:val="20"/>
          <w:szCs w:val="20"/>
        </w:rPr>
        <w:t>Override</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void</w:t>
      </w:r>
      <w:proofErr w:type="gramEnd"/>
      <w:r w:rsidRPr="009E3B17">
        <w:rPr>
          <w:rFonts w:ascii="Consolas" w:hAnsi="Consolas"/>
          <w:color w:val="D4D4D4"/>
          <w:sz w:val="20"/>
          <w:szCs w:val="20"/>
        </w:rPr>
        <w:t xml:space="preserve"> </w:t>
      </w:r>
      <w:proofErr w:type="spellStart"/>
      <w:r w:rsidRPr="009E3B17">
        <w:rPr>
          <w:rFonts w:ascii="Consolas" w:hAnsi="Consolas"/>
          <w:color w:val="D4D4D4"/>
          <w:sz w:val="20"/>
          <w:szCs w:val="20"/>
        </w:rPr>
        <w:t>printPattern</w:t>
      </w:r>
      <w:proofErr w:type="spellEnd"/>
      <w:r w:rsidRPr="009E3B17">
        <w:rPr>
          <w:rFonts w:ascii="Consolas" w:hAnsi="Consolas"/>
          <w:color w:val="D4D4D4"/>
          <w:sz w:val="20"/>
          <w:szCs w:val="20"/>
        </w:rPr>
        <w:t>(</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n)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displayTitle</w:t>
      </w:r>
      <w:proofErr w:type="spellEnd"/>
      <w:r w:rsidRPr="009E3B17">
        <w:rPr>
          <w:rFonts w:ascii="Consolas" w:hAnsi="Consolas"/>
          <w:color w:val="D4D4D4"/>
          <w:sz w:val="20"/>
          <w:szCs w:val="20"/>
        </w:rPr>
        <w:t>(</w:t>
      </w:r>
      <w:proofErr w:type="gramEnd"/>
      <w:r w:rsidRPr="009E3B17">
        <w:rPr>
          <w:rFonts w:ascii="Consolas" w:hAnsi="Consolas"/>
          <w:color w:val="CE9178"/>
          <w:sz w:val="20"/>
          <w:szCs w:val="20"/>
        </w:rPr>
        <w:t>"Star Pattern"</w:t>
      </w: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for</w:t>
      </w:r>
      <w:proofErr w:type="gramEnd"/>
      <w:r w:rsidRPr="009E3B17">
        <w:rPr>
          <w:rFonts w:ascii="Consolas" w:hAnsi="Consolas"/>
          <w:color w:val="D4D4D4"/>
          <w:sz w:val="20"/>
          <w:szCs w:val="20"/>
        </w:rPr>
        <w:t xml:space="preserve"> (</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xml:space="preserve"> = </w:t>
      </w:r>
      <w:r w:rsidRPr="009E3B17">
        <w:rPr>
          <w:rFonts w:ascii="Consolas" w:hAnsi="Consolas"/>
          <w:color w:val="B5CEA8"/>
          <w:sz w:val="20"/>
          <w:szCs w:val="20"/>
        </w:rPr>
        <w:t>1</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xml:space="preserve"> &lt;= n;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for</w:t>
      </w:r>
      <w:proofErr w:type="gramEnd"/>
      <w:r w:rsidRPr="009E3B17">
        <w:rPr>
          <w:rFonts w:ascii="Consolas" w:hAnsi="Consolas"/>
          <w:color w:val="D4D4D4"/>
          <w:sz w:val="20"/>
          <w:szCs w:val="20"/>
        </w:rPr>
        <w:t xml:space="preserve"> (</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j = </w:t>
      </w:r>
      <w:r w:rsidRPr="009E3B17">
        <w:rPr>
          <w:rFonts w:ascii="Consolas" w:hAnsi="Consolas"/>
          <w:color w:val="B5CEA8"/>
          <w:sz w:val="20"/>
          <w:szCs w:val="20"/>
        </w:rPr>
        <w:t>1</w:t>
      </w:r>
      <w:r w:rsidRPr="009E3B17">
        <w:rPr>
          <w:rFonts w:ascii="Consolas" w:hAnsi="Consolas"/>
          <w:color w:val="D4D4D4"/>
          <w:sz w:val="20"/>
          <w:szCs w:val="20"/>
        </w:rPr>
        <w:t xml:space="preserve">; j &lt;=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j++)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System.out.print</w:t>
      </w:r>
      <w:proofErr w:type="spellEnd"/>
      <w:r w:rsidRPr="009E3B17">
        <w:rPr>
          <w:rFonts w:ascii="Consolas" w:hAnsi="Consolas"/>
          <w:color w:val="D4D4D4"/>
          <w:sz w:val="20"/>
          <w:szCs w:val="20"/>
        </w:rPr>
        <w:t>(</w:t>
      </w:r>
      <w:proofErr w:type="gramEnd"/>
      <w:r w:rsidRPr="009E3B17">
        <w:rPr>
          <w:rFonts w:ascii="Consolas" w:hAnsi="Consolas"/>
          <w:color w:val="CE9178"/>
          <w:sz w:val="20"/>
          <w:szCs w:val="20"/>
        </w:rPr>
        <w:t>"* "</w:t>
      </w: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System.out.println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lastRenderedPageBreak/>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9E3B17">
        <w:rPr>
          <w:rFonts w:ascii="Consolas" w:hAnsi="Consolas"/>
          <w:color w:val="569CD6"/>
          <w:sz w:val="20"/>
          <w:szCs w:val="20"/>
        </w:rPr>
        <w:t>class</w:t>
      </w:r>
      <w:proofErr w:type="gramEnd"/>
      <w:r w:rsidRPr="009E3B17">
        <w:rPr>
          <w:rFonts w:ascii="Consolas" w:hAnsi="Consolas"/>
          <w:color w:val="D4D4D4"/>
          <w:sz w:val="20"/>
          <w:szCs w:val="20"/>
        </w:rPr>
        <w:t xml:space="preserve"> </w:t>
      </w:r>
      <w:proofErr w:type="spellStart"/>
      <w:r w:rsidRPr="009E3B17">
        <w:rPr>
          <w:rFonts w:ascii="Consolas" w:hAnsi="Consolas"/>
          <w:color w:val="D4D4D4"/>
          <w:sz w:val="20"/>
          <w:szCs w:val="20"/>
        </w:rPr>
        <w:t>NumberPattern</w:t>
      </w:r>
      <w:proofErr w:type="spellEnd"/>
      <w:r w:rsidRPr="009E3B17">
        <w:rPr>
          <w:rFonts w:ascii="Consolas" w:hAnsi="Consolas"/>
          <w:color w:val="D4D4D4"/>
          <w:sz w:val="20"/>
          <w:szCs w:val="20"/>
        </w:rPr>
        <w:t xml:space="preserve"> </w:t>
      </w:r>
      <w:r w:rsidRPr="009E3B17">
        <w:rPr>
          <w:rFonts w:ascii="Consolas" w:hAnsi="Consolas"/>
          <w:color w:val="569CD6"/>
          <w:sz w:val="20"/>
          <w:szCs w:val="20"/>
        </w:rPr>
        <w:t>extends</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PatternPrinter</w:t>
      </w:r>
      <w:proofErr w:type="spellEnd"/>
      <w:r w:rsidRPr="009E3B17">
        <w:rPr>
          <w:rFonts w:ascii="Consolas" w:hAnsi="Consolas"/>
          <w:color w:val="D4D4D4"/>
          <w:sz w:val="20"/>
          <w:szCs w:val="20"/>
        </w:rPr>
        <w:t xml:space="preserve">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r w:rsidRPr="009E3B17">
        <w:rPr>
          <w:rFonts w:ascii="Consolas" w:hAnsi="Consolas"/>
          <w:color w:val="569CD6"/>
          <w:sz w:val="20"/>
          <w:szCs w:val="20"/>
        </w:rPr>
        <w:t>Override</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void</w:t>
      </w:r>
      <w:proofErr w:type="gramEnd"/>
      <w:r w:rsidRPr="009E3B17">
        <w:rPr>
          <w:rFonts w:ascii="Consolas" w:hAnsi="Consolas"/>
          <w:color w:val="D4D4D4"/>
          <w:sz w:val="20"/>
          <w:szCs w:val="20"/>
        </w:rPr>
        <w:t xml:space="preserve"> </w:t>
      </w:r>
      <w:proofErr w:type="spellStart"/>
      <w:r w:rsidRPr="009E3B17">
        <w:rPr>
          <w:rFonts w:ascii="Consolas" w:hAnsi="Consolas"/>
          <w:color w:val="D4D4D4"/>
          <w:sz w:val="20"/>
          <w:szCs w:val="20"/>
        </w:rPr>
        <w:t>printPattern</w:t>
      </w:r>
      <w:proofErr w:type="spellEnd"/>
      <w:r w:rsidRPr="009E3B17">
        <w:rPr>
          <w:rFonts w:ascii="Consolas" w:hAnsi="Consolas"/>
          <w:color w:val="D4D4D4"/>
          <w:sz w:val="20"/>
          <w:szCs w:val="20"/>
        </w:rPr>
        <w:t>(</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n)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displayTitle</w:t>
      </w:r>
      <w:proofErr w:type="spellEnd"/>
      <w:r w:rsidRPr="009E3B17">
        <w:rPr>
          <w:rFonts w:ascii="Consolas" w:hAnsi="Consolas"/>
          <w:color w:val="D4D4D4"/>
          <w:sz w:val="20"/>
          <w:szCs w:val="20"/>
        </w:rPr>
        <w:t>(</w:t>
      </w:r>
      <w:proofErr w:type="gramEnd"/>
      <w:r w:rsidRPr="009E3B17">
        <w:rPr>
          <w:rFonts w:ascii="Consolas" w:hAnsi="Consolas"/>
          <w:color w:val="CE9178"/>
          <w:sz w:val="20"/>
          <w:szCs w:val="20"/>
        </w:rPr>
        <w:t>"Number Pattern"</w:t>
      </w: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569CD6"/>
          <w:sz w:val="20"/>
          <w:szCs w:val="20"/>
        </w:rPr>
        <w:t>int</w:t>
      </w:r>
      <w:proofErr w:type="spellEnd"/>
      <w:proofErr w:type="gramEnd"/>
      <w:r w:rsidRPr="009E3B17">
        <w:rPr>
          <w:rFonts w:ascii="Consolas" w:hAnsi="Consolas"/>
          <w:color w:val="D4D4D4"/>
          <w:sz w:val="20"/>
          <w:szCs w:val="20"/>
        </w:rPr>
        <w:t xml:space="preserve"> num = </w:t>
      </w:r>
      <w:r w:rsidRPr="009E3B17">
        <w:rPr>
          <w:rFonts w:ascii="Consolas" w:hAnsi="Consolas"/>
          <w:color w:val="B5CEA8"/>
          <w:sz w:val="20"/>
          <w:szCs w:val="20"/>
        </w:rPr>
        <w:t>1</w:t>
      </w: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for</w:t>
      </w:r>
      <w:proofErr w:type="gramEnd"/>
      <w:r w:rsidRPr="009E3B17">
        <w:rPr>
          <w:rFonts w:ascii="Consolas" w:hAnsi="Consolas"/>
          <w:color w:val="D4D4D4"/>
          <w:sz w:val="20"/>
          <w:szCs w:val="20"/>
        </w:rPr>
        <w:t xml:space="preserve"> (</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xml:space="preserve"> = </w:t>
      </w:r>
      <w:r w:rsidRPr="009E3B17">
        <w:rPr>
          <w:rFonts w:ascii="Consolas" w:hAnsi="Consolas"/>
          <w:color w:val="B5CEA8"/>
          <w:sz w:val="20"/>
          <w:szCs w:val="20"/>
        </w:rPr>
        <w:t>1</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xml:space="preserve"> &lt;= n;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for</w:t>
      </w:r>
      <w:proofErr w:type="gramEnd"/>
      <w:r w:rsidRPr="009E3B17">
        <w:rPr>
          <w:rFonts w:ascii="Consolas" w:hAnsi="Consolas"/>
          <w:color w:val="D4D4D4"/>
          <w:sz w:val="20"/>
          <w:szCs w:val="20"/>
        </w:rPr>
        <w:t xml:space="preserve"> (</w:t>
      </w:r>
      <w:proofErr w:type="spellStart"/>
      <w:r w:rsidRPr="009E3B17">
        <w:rPr>
          <w:rFonts w:ascii="Consolas" w:hAnsi="Consolas"/>
          <w:color w:val="569CD6"/>
          <w:sz w:val="20"/>
          <w:szCs w:val="20"/>
        </w:rPr>
        <w:t>int</w:t>
      </w:r>
      <w:proofErr w:type="spellEnd"/>
      <w:r w:rsidRPr="009E3B17">
        <w:rPr>
          <w:rFonts w:ascii="Consolas" w:hAnsi="Consolas"/>
          <w:color w:val="D4D4D4"/>
          <w:sz w:val="20"/>
          <w:szCs w:val="20"/>
        </w:rPr>
        <w:t xml:space="preserve"> j = </w:t>
      </w:r>
      <w:r w:rsidRPr="009E3B17">
        <w:rPr>
          <w:rFonts w:ascii="Consolas" w:hAnsi="Consolas"/>
          <w:color w:val="B5CEA8"/>
          <w:sz w:val="20"/>
          <w:szCs w:val="20"/>
        </w:rPr>
        <w:t>1</w:t>
      </w:r>
      <w:r w:rsidRPr="009E3B17">
        <w:rPr>
          <w:rFonts w:ascii="Consolas" w:hAnsi="Consolas"/>
          <w:color w:val="D4D4D4"/>
          <w:sz w:val="20"/>
          <w:szCs w:val="20"/>
        </w:rPr>
        <w:t xml:space="preserve">; j &lt;= </w:t>
      </w:r>
      <w:proofErr w:type="spellStart"/>
      <w:r w:rsidRPr="009E3B17">
        <w:rPr>
          <w:rFonts w:ascii="Consolas" w:hAnsi="Consolas"/>
          <w:color w:val="D4D4D4"/>
          <w:sz w:val="20"/>
          <w:szCs w:val="20"/>
        </w:rPr>
        <w:t>i</w:t>
      </w:r>
      <w:proofErr w:type="spellEnd"/>
      <w:r w:rsidRPr="009E3B17">
        <w:rPr>
          <w:rFonts w:ascii="Consolas" w:hAnsi="Consolas"/>
          <w:color w:val="D4D4D4"/>
          <w:sz w:val="20"/>
          <w:szCs w:val="20"/>
        </w:rPr>
        <w:t>; j++)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System.out.print</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 xml:space="preserve">num + </w:t>
      </w:r>
      <w:r w:rsidRPr="009E3B17">
        <w:rPr>
          <w:rFonts w:ascii="Consolas" w:hAnsi="Consolas"/>
          <w:color w:val="CE9178"/>
          <w:sz w:val="20"/>
          <w:szCs w:val="20"/>
        </w:rPr>
        <w:t>" "</w:t>
      </w: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D4D4D4"/>
          <w:sz w:val="20"/>
          <w:szCs w:val="20"/>
        </w:rPr>
        <w:t>num</w:t>
      </w:r>
      <w:proofErr w:type="gramEnd"/>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System.out.println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9E3B17">
        <w:rPr>
          <w:rFonts w:ascii="Consolas" w:hAnsi="Consolas"/>
          <w:color w:val="569CD6"/>
          <w:sz w:val="20"/>
          <w:szCs w:val="20"/>
        </w:rPr>
        <w:t>public</w:t>
      </w:r>
      <w:proofErr w:type="gramEnd"/>
      <w:r w:rsidRPr="009E3B17">
        <w:rPr>
          <w:rFonts w:ascii="Consolas" w:hAnsi="Consolas"/>
          <w:color w:val="D4D4D4"/>
          <w:sz w:val="20"/>
          <w:szCs w:val="20"/>
        </w:rPr>
        <w:t xml:space="preserve"> </w:t>
      </w:r>
      <w:r w:rsidRPr="009E3B17">
        <w:rPr>
          <w:rFonts w:ascii="Consolas" w:hAnsi="Consolas"/>
          <w:color w:val="569CD6"/>
          <w:sz w:val="20"/>
          <w:szCs w:val="20"/>
        </w:rPr>
        <w:t>class</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PatternDemo</w:t>
      </w:r>
      <w:proofErr w:type="spellEnd"/>
      <w:r w:rsidRPr="009E3B17">
        <w:rPr>
          <w:rFonts w:ascii="Consolas" w:hAnsi="Consolas"/>
          <w:color w:val="D4D4D4"/>
          <w:sz w:val="20"/>
          <w:szCs w:val="20"/>
        </w:rPr>
        <w:t xml:space="preserve">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gramStart"/>
      <w:r w:rsidRPr="009E3B17">
        <w:rPr>
          <w:rFonts w:ascii="Consolas" w:hAnsi="Consolas"/>
          <w:color w:val="569CD6"/>
          <w:sz w:val="20"/>
          <w:szCs w:val="20"/>
        </w:rPr>
        <w:t>public</w:t>
      </w:r>
      <w:proofErr w:type="gramEnd"/>
      <w:r w:rsidRPr="009E3B17">
        <w:rPr>
          <w:rFonts w:ascii="Consolas" w:hAnsi="Consolas"/>
          <w:color w:val="D4D4D4"/>
          <w:sz w:val="20"/>
          <w:szCs w:val="20"/>
        </w:rPr>
        <w:t xml:space="preserve"> </w:t>
      </w:r>
      <w:r w:rsidRPr="009E3B17">
        <w:rPr>
          <w:rFonts w:ascii="Consolas" w:hAnsi="Consolas"/>
          <w:color w:val="569CD6"/>
          <w:sz w:val="20"/>
          <w:szCs w:val="20"/>
        </w:rPr>
        <w:t>static</w:t>
      </w:r>
      <w:r w:rsidRPr="009E3B17">
        <w:rPr>
          <w:rFonts w:ascii="Consolas" w:hAnsi="Consolas"/>
          <w:color w:val="D4D4D4"/>
          <w:sz w:val="20"/>
          <w:szCs w:val="20"/>
        </w:rPr>
        <w:t xml:space="preserve"> </w:t>
      </w:r>
      <w:r w:rsidRPr="009E3B17">
        <w:rPr>
          <w:rFonts w:ascii="Consolas" w:hAnsi="Consolas"/>
          <w:color w:val="569CD6"/>
          <w:sz w:val="20"/>
          <w:szCs w:val="20"/>
        </w:rPr>
        <w:t>void</w:t>
      </w:r>
      <w:r w:rsidRPr="009E3B17">
        <w:rPr>
          <w:rFonts w:ascii="Consolas" w:hAnsi="Consolas"/>
          <w:color w:val="D4D4D4"/>
          <w:sz w:val="20"/>
          <w:szCs w:val="20"/>
        </w:rPr>
        <w:t xml:space="preserve"> main(</w:t>
      </w:r>
      <w:r w:rsidRPr="009E3B17">
        <w:rPr>
          <w:rFonts w:ascii="Consolas" w:hAnsi="Consolas"/>
          <w:color w:val="569CD6"/>
          <w:sz w:val="20"/>
          <w:szCs w:val="20"/>
        </w:rPr>
        <w:t>String</w:t>
      </w:r>
      <w:r w:rsidRPr="009E3B17">
        <w:rPr>
          <w:rFonts w:ascii="Consolas" w:hAnsi="Consolas"/>
          <w:color w:val="D4D4D4"/>
          <w:sz w:val="20"/>
          <w:szCs w:val="20"/>
        </w:rPr>
        <w:t xml:space="preserve">[] </w:t>
      </w:r>
      <w:proofErr w:type="spellStart"/>
      <w:r w:rsidRPr="009E3B17">
        <w:rPr>
          <w:rFonts w:ascii="Consolas" w:hAnsi="Consolas"/>
          <w:color w:val="D4D4D4"/>
          <w:sz w:val="20"/>
          <w:szCs w:val="20"/>
        </w:rPr>
        <w:t>args</w:t>
      </w:r>
      <w:proofErr w:type="spellEnd"/>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569CD6"/>
          <w:sz w:val="20"/>
          <w:szCs w:val="20"/>
        </w:rPr>
        <w:t>int</w:t>
      </w:r>
      <w:proofErr w:type="spellEnd"/>
      <w:proofErr w:type="gramEnd"/>
      <w:r w:rsidRPr="009E3B17">
        <w:rPr>
          <w:rFonts w:ascii="Consolas" w:hAnsi="Consolas"/>
          <w:color w:val="D4D4D4"/>
          <w:sz w:val="20"/>
          <w:szCs w:val="20"/>
        </w:rPr>
        <w:t xml:space="preserve"> rows = </w:t>
      </w:r>
      <w:r w:rsidRPr="009E3B17">
        <w:rPr>
          <w:rFonts w:ascii="Consolas" w:hAnsi="Consolas"/>
          <w:color w:val="B5CEA8"/>
          <w:sz w:val="20"/>
          <w:szCs w:val="20"/>
        </w:rPr>
        <w:t>5</w:t>
      </w: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r w:rsidRPr="009E3B17">
        <w:rPr>
          <w:rFonts w:ascii="Consolas" w:hAnsi="Consolas"/>
          <w:color w:val="569CD6"/>
          <w:sz w:val="20"/>
          <w:szCs w:val="20"/>
        </w:rPr>
        <w:t>PatternPrinter</w:t>
      </w:r>
      <w:proofErr w:type="spellEnd"/>
      <w:r w:rsidRPr="009E3B17">
        <w:rPr>
          <w:rFonts w:ascii="Consolas" w:hAnsi="Consolas"/>
          <w:color w:val="D4D4D4"/>
          <w:sz w:val="20"/>
          <w:szCs w:val="20"/>
        </w:rPr>
        <w:t xml:space="preserve"> star = </w:t>
      </w:r>
      <w:r w:rsidRPr="009E3B17">
        <w:rPr>
          <w:rFonts w:ascii="Consolas" w:hAnsi="Consolas"/>
          <w:color w:val="569CD6"/>
          <w:sz w:val="20"/>
          <w:szCs w:val="20"/>
        </w:rPr>
        <w:t>new</w:t>
      </w: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StarPattern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r w:rsidRPr="009E3B17">
        <w:rPr>
          <w:rFonts w:ascii="Consolas" w:hAnsi="Consolas"/>
          <w:color w:val="569CD6"/>
          <w:sz w:val="20"/>
          <w:szCs w:val="20"/>
        </w:rPr>
        <w:t>PatternPrinter</w:t>
      </w:r>
      <w:proofErr w:type="spellEnd"/>
      <w:r w:rsidRPr="009E3B17">
        <w:rPr>
          <w:rFonts w:ascii="Consolas" w:hAnsi="Consolas"/>
          <w:color w:val="D4D4D4"/>
          <w:sz w:val="20"/>
          <w:szCs w:val="20"/>
        </w:rPr>
        <w:t xml:space="preserve"> number = </w:t>
      </w:r>
      <w:r w:rsidRPr="009E3B17">
        <w:rPr>
          <w:rFonts w:ascii="Consolas" w:hAnsi="Consolas"/>
          <w:color w:val="569CD6"/>
          <w:sz w:val="20"/>
          <w:szCs w:val="20"/>
        </w:rPr>
        <w:t>new</w:t>
      </w: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NumberPattern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star.printPattern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rows);</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System.out.println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xml:space="preserve">        </w:t>
      </w:r>
      <w:proofErr w:type="spellStart"/>
      <w:proofErr w:type="gramStart"/>
      <w:r w:rsidRPr="009E3B17">
        <w:rPr>
          <w:rFonts w:ascii="Consolas" w:hAnsi="Consolas"/>
          <w:color w:val="D4D4D4"/>
          <w:sz w:val="20"/>
          <w:szCs w:val="20"/>
        </w:rPr>
        <w:t>number.printPattern</w:t>
      </w:r>
      <w:proofErr w:type="spellEnd"/>
      <w:r w:rsidRPr="009E3B17">
        <w:rPr>
          <w:rFonts w:ascii="Consolas" w:hAnsi="Consolas"/>
          <w:color w:val="D4D4D4"/>
          <w:sz w:val="20"/>
          <w:szCs w:val="20"/>
        </w:rPr>
        <w:t>(</w:t>
      </w:r>
      <w:proofErr w:type="gramEnd"/>
      <w:r w:rsidRPr="009E3B17">
        <w:rPr>
          <w:rFonts w:ascii="Consolas" w:hAnsi="Consolas"/>
          <w:color w:val="D4D4D4"/>
          <w:sz w:val="20"/>
          <w:szCs w:val="20"/>
        </w:rPr>
        <w:t>rows);</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    }</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r w:rsidRPr="009E3B17">
        <w:rPr>
          <w:rFonts w:ascii="Consolas" w:hAnsi="Consolas"/>
          <w:color w:val="D4D4D4"/>
          <w:sz w:val="20"/>
          <w:szCs w:val="20"/>
        </w:rPr>
        <w:t>}</w:t>
      </w:r>
    </w:p>
    <w:p w:rsidR="00CC2888" w:rsidRPr="009E3B17" w:rsidRDefault="00CC2888" w:rsidP="00CC2888">
      <w:pPr>
        <w:shd w:val="clear" w:color="auto" w:fill="1E1E1E"/>
        <w:spacing w:before="0" w:beforeAutospacing="0" w:after="0" w:line="270" w:lineRule="atLeast"/>
        <w:rPr>
          <w:rFonts w:ascii="Consolas" w:hAnsi="Consolas"/>
          <w:color w:val="D4D4D4"/>
          <w:sz w:val="20"/>
          <w:szCs w:val="20"/>
        </w:rPr>
      </w:pPr>
    </w:p>
    <w:p w:rsidR="00CC2888" w:rsidRDefault="00CC2888" w:rsidP="00CC2888">
      <w:pPr>
        <w:rPr>
          <w:sz w:val="28"/>
          <w:szCs w:val="28"/>
        </w:rPr>
      </w:pPr>
      <w:r>
        <w:rPr>
          <w:sz w:val="28"/>
          <w:szCs w:val="28"/>
        </w:rPr>
        <w:t>OUTPUT:</w:t>
      </w:r>
    </w:p>
    <w:p w:rsidR="00CC2888" w:rsidRDefault="00CC2888" w:rsidP="00CC2888">
      <w:pPr>
        <w:rPr>
          <w:sz w:val="28"/>
          <w:szCs w:val="28"/>
        </w:rPr>
      </w:pPr>
      <w:r>
        <w:rPr>
          <w:noProof/>
          <w:sz w:val="28"/>
          <w:szCs w:val="28"/>
        </w:rPr>
        <w:drawing>
          <wp:inline distT="0" distB="0" distL="0" distR="0">
            <wp:extent cx="1982674" cy="2562225"/>
            <wp:effectExtent l="19050" t="0" r="0" b="0"/>
            <wp:docPr id="1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srcRect/>
                    <a:stretch>
                      <a:fillRect/>
                    </a:stretch>
                  </pic:blipFill>
                  <pic:spPr bwMode="auto">
                    <a:xfrm>
                      <a:off x="0" y="0"/>
                      <a:ext cx="1982674" cy="2562225"/>
                    </a:xfrm>
                    <a:prstGeom prst="rect">
                      <a:avLst/>
                    </a:prstGeom>
                    <a:noFill/>
                    <a:ln w="9525">
                      <a:noFill/>
                      <a:miter lim="800000"/>
                      <a:headEnd/>
                      <a:tailEnd/>
                    </a:ln>
                  </pic:spPr>
                </pic:pic>
              </a:graphicData>
            </a:graphic>
          </wp:inline>
        </w:drawing>
      </w:r>
    </w:p>
    <w:p w:rsidR="00CC2888" w:rsidRPr="00736DF9" w:rsidRDefault="00CC2888" w:rsidP="00CC2888">
      <w:pPr>
        <w:rPr>
          <w:rFonts w:ascii="Times New Roman" w:hAnsi="Times New Roman"/>
          <w:b/>
          <w:bCs/>
          <w:color w:val="BF8F00" w:themeColor="accent4" w:themeShade="BF"/>
          <w:sz w:val="28"/>
          <w:szCs w:val="28"/>
        </w:rPr>
      </w:pPr>
      <w:r w:rsidRPr="00736DF9">
        <w:rPr>
          <w:rFonts w:ascii="Times New Roman" w:hAnsi="Times New Roman"/>
          <w:color w:val="BF8F00" w:themeColor="accent4" w:themeShade="BF"/>
          <w:sz w:val="28"/>
          <w:szCs w:val="28"/>
        </w:rPr>
        <w:lastRenderedPageBreak/>
        <w:t xml:space="preserve">                                                       </w:t>
      </w:r>
      <w:r w:rsidRPr="00736DF9">
        <w:rPr>
          <w:rFonts w:ascii="Times New Roman" w:hAnsi="Times New Roman"/>
          <w:b/>
          <w:bCs/>
          <w:color w:val="BF8F00" w:themeColor="accent4" w:themeShade="BF"/>
          <w:sz w:val="28"/>
          <w:szCs w:val="28"/>
        </w:rPr>
        <w:t>WEEK – 8</w:t>
      </w:r>
    </w:p>
    <w:p w:rsidR="00CC2888" w:rsidRDefault="00CC2888" w:rsidP="00CC2888">
      <w:pPr>
        <w:rPr>
          <w:b/>
          <w:bCs/>
          <w:sz w:val="28"/>
          <w:szCs w:val="28"/>
        </w:rPr>
      </w:pPr>
    </w:p>
    <w:p w:rsidR="00CC2888" w:rsidRDefault="00CC2888" w:rsidP="00CC2888">
      <w:pPr>
        <w:rPr>
          <w:rFonts w:ascii="Times New Roman" w:hAnsi="Times New Roman"/>
          <w:b/>
          <w:bCs/>
          <w:sz w:val="26"/>
          <w:szCs w:val="26"/>
        </w:rPr>
      </w:pPr>
      <w:proofErr w:type="gramStart"/>
      <w:r w:rsidRPr="006B2EEF">
        <w:rPr>
          <w:rFonts w:ascii="Times New Roman" w:hAnsi="Times New Roman"/>
          <w:b/>
          <w:bCs/>
          <w:sz w:val="26"/>
          <w:szCs w:val="26"/>
        </w:rPr>
        <w:t>1.Write</w:t>
      </w:r>
      <w:proofErr w:type="gramEnd"/>
      <w:r w:rsidRPr="006B2EEF">
        <w:rPr>
          <w:rFonts w:ascii="Times New Roman" w:hAnsi="Times New Roman"/>
          <w:b/>
          <w:bCs/>
          <w:sz w:val="26"/>
          <w:szCs w:val="26"/>
        </w:rPr>
        <w:t xml:space="preserve"> a java program to create an interface shape with the get perimeter() </w:t>
      </w:r>
      <w:proofErr w:type="spellStart"/>
      <w:r w:rsidRPr="006B2EEF">
        <w:rPr>
          <w:rFonts w:ascii="Times New Roman" w:hAnsi="Times New Roman"/>
          <w:b/>
          <w:bCs/>
          <w:sz w:val="26"/>
          <w:szCs w:val="26"/>
        </w:rPr>
        <w:t>method.Create</w:t>
      </w:r>
      <w:proofErr w:type="spellEnd"/>
      <w:r w:rsidRPr="006B2EEF">
        <w:rPr>
          <w:rFonts w:ascii="Times New Roman" w:hAnsi="Times New Roman"/>
          <w:b/>
          <w:bCs/>
          <w:sz w:val="26"/>
          <w:szCs w:val="26"/>
        </w:rPr>
        <w:t xml:space="preserve"> three classes </w:t>
      </w:r>
      <w:proofErr w:type="spellStart"/>
      <w:r w:rsidRPr="006B2EEF">
        <w:rPr>
          <w:rFonts w:ascii="Times New Roman" w:hAnsi="Times New Roman"/>
          <w:b/>
          <w:bCs/>
          <w:sz w:val="26"/>
          <w:szCs w:val="26"/>
        </w:rPr>
        <w:t>Rectangle,Circle</w:t>
      </w:r>
      <w:proofErr w:type="spellEnd"/>
      <w:r w:rsidRPr="006B2EEF">
        <w:rPr>
          <w:rFonts w:ascii="Times New Roman" w:hAnsi="Times New Roman"/>
          <w:b/>
          <w:bCs/>
          <w:sz w:val="26"/>
          <w:szCs w:val="26"/>
        </w:rPr>
        <w:t xml:space="preserve"> and Triangle that implements the shape </w:t>
      </w:r>
      <w:proofErr w:type="spellStart"/>
      <w:r w:rsidRPr="006B2EEF">
        <w:rPr>
          <w:rFonts w:ascii="Times New Roman" w:hAnsi="Times New Roman"/>
          <w:b/>
          <w:bCs/>
          <w:sz w:val="26"/>
          <w:szCs w:val="26"/>
        </w:rPr>
        <w:t>interface.Implement</w:t>
      </w:r>
      <w:proofErr w:type="spellEnd"/>
      <w:r w:rsidRPr="006B2EEF">
        <w:rPr>
          <w:rFonts w:ascii="Times New Roman" w:hAnsi="Times New Roman"/>
          <w:b/>
          <w:bCs/>
          <w:sz w:val="26"/>
          <w:szCs w:val="26"/>
        </w:rPr>
        <w:t xml:space="preserve"> get perimeter() method for each of three classes.</w:t>
      </w:r>
    </w:p>
    <w:p w:rsidR="00CC2888" w:rsidRDefault="00CC2888" w:rsidP="00CC2888">
      <w:pPr>
        <w:rPr>
          <w:rFonts w:ascii="Times New Roman" w:hAnsi="Times New Roman"/>
          <w:b/>
          <w:bCs/>
          <w:sz w:val="26"/>
          <w:szCs w:val="26"/>
        </w:rPr>
      </w:pPr>
      <w:r>
        <w:rPr>
          <w:rFonts w:ascii="Times New Roman" w:hAnsi="Times New Roman"/>
          <w:b/>
          <w:bCs/>
          <w:sz w:val="26"/>
          <w:szCs w:val="26"/>
        </w:rPr>
        <w:t>Code:</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FB202F">
        <w:rPr>
          <w:rFonts w:ascii="Consolas" w:hAnsi="Consolas"/>
          <w:color w:val="569CD6"/>
          <w:sz w:val="20"/>
          <w:szCs w:val="20"/>
        </w:rPr>
        <w:t>interface</w:t>
      </w:r>
      <w:proofErr w:type="gramEnd"/>
      <w:r w:rsidRPr="00FB202F">
        <w:rPr>
          <w:rFonts w:ascii="Consolas" w:hAnsi="Consolas"/>
          <w:color w:val="D4D4D4"/>
          <w:sz w:val="20"/>
          <w:szCs w:val="20"/>
        </w:rPr>
        <w:t xml:space="preserve"> Shape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double</w:t>
      </w:r>
      <w:proofErr w:type="gramEnd"/>
      <w:r w:rsidRPr="00FB202F">
        <w:rPr>
          <w:rFonts w:ascii="Consolas" w:hAnsi="Consolas"/>
          <w:color w:val="D4D4D4"/>
          <w:sz w:val="20"/>
          <w:szCs w:val="20"/>
        </w:rPr>
        <w:t xml:space="preserve"> </w:t>
      </w:r>
      <w:proofErr w:type="spellStart"/>
      <w:r w:rsidRPr="00FB202F">
        <w:rPr>
          <w:rFonts w:ascii="Consolas" w:hAnsi="Consolas"/>
          <w:color w:val="D4D4D4"/>
          <w:sz w:val="20"/>
          <w:szCs w:val="20"/>
        </w:rPr>
        <w:t>getPerimeter</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FB202F">
        <w:rPr>
          <w:rFonts w:ascii="Consolas" w:hAnsi="Consolas"/>
          <w:color w:val="569CD6"/>
          <w:sz w:val="20"/>
          <w:szCs w:val="20"/>
        </w:rPr>
        <w:t>class</w:t>
      </w:r>
      <w:proofErr w:type="gramEnd"/>
      <w:r w:rsidRPr="00FB202F">
        <w:rPr>
          <w:rFonts w:ascii="Consolas" w:hAnsi="Consolas"/>
          <w:color w:val="D4D4D4"/>
          <w:sz w:val="20"/>
          <w:szCs w:val="20"/>
        </w:rPr>
        <w:t xml:space="preserve"> Rectangle </w:t>
      </w:r>
      <w:r w:rsidRPr="00FB202F">
        <w:rPr>
          <w:rFonts w:ascii="Consolas" w:hAnsi="Consolas"/>
          <w:color w:val="569CD6"/>
          <w:sz w:val="20"/>
          <w:szCs w:val="20"/>
        </w:rPr>
        <w:t>implements</w:t>
      </w:r>
      <w:r w:rsidRPr="00FB202F">
        <w:rPr>
          <w:rFonts w:ascii="Consolas" w:hAnsi="Consolas"/>
          <w:color w:val="D4D4D4"/>
          <w:sz w:val="20"/>
          <w:szCs w:val="20"/>
        </w:rPr>
        <w:t xml:space="preserve"> Shape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double</w:t>
      </w:r>
      <w:proofErr w:type="gramEnd"/>
      <w:r w:rsidRPr="00FB202F">
        <w:rPr>
          <w:rFonts w:ascii="Consolas" w:hAnsi="Consolas"/>
          <w:color w:val="D4D4D4"/>
          <w:sz w:val="20"/>
          <w:szCs w:val="20"/>
        </w:rPr>
        <w:t xml:space="preserve"> length;</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double</w:t>
      </w:r>
      <w:proofErr w:type="gramEnd"/>
      <w:r w:rsidRPr="00FB202F">
        <w:rPr>
          <w:rFonts w:ascii="Consolas" w:hAnsi="Consolas"/>
          <w:color w:val="D4D4D4"/>
          <w:sz w:val="20"/>
          <w:szCs w:val="20"/>
        </w:rPr>
        <w:t xml:space="preserve"> width;</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D4D4D4"/>
          <w:sz w:val="20"/>
          <w:szCs w:val="20"/>
        </w:rPr>
        <w:t>Rectangle(</w:t>
      </w:r>
      <w:proofErr w:type="gramEnd"/>
      <w:r w:rsidRPr="00FB202F">
        <w:rPr>
          <w:rFonts w:ascii="Consolas" w:hAnsi="Consolas"/>
          <w:color w:val="569CD6"/>
          <w:sz w:val="20"/>
          <w:szCs w:val="20"/>
        </w:rPr>
        <w:t>double</w:t>
      </w:r>
      <w:r w:rsidRPr="00FB202F">
        <w:rPr>
          <w:rFonts w:ascii="Consolas" w:hAnsi="Consolas"/>
          <w:color w:val="D4D4D4"/>
          <w:sz w:val="20"/>
          <w:szCs w:val="20"/>
        </w:rPr>
        <w:t xml:space="preserve"> length, </w:t>
      </w:r>
      <w:r w:rsidRPr="00FB202F">
        <w:rPr>
          <w:rFonts w:ascii="Consolas" w:hAnsi="Consolas"/>
          <w:color w:val="569CD6"/>
          <w:sz w:val="20"/>
          <w:szCs w:val="20"/>
        </w:rPr>
        <w:t>double</w:t>
      </w:r>
      <w:r w:rsidRPr="00FB202F">
        <w:rPr>
          <w:rFonts w:ascii="Consolas" w:hAnsi="Consolas"/>
          <w:color w:val="D4D4D4"/>
          <w:sz w:val="20"/>
          <w:szCs w:val="20"/>
        </w:rPr>
        <w:t xml:space="preserve"> width)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r w:rsidRPr="00FB202F">
        <w:rPr>
          <w:rFonts w:ascii="Consolas" w:hAnsi="Consolas"/>
          <w:color w:val="569CD6"/>
          <w:sz w:val="20"/>
          <w:szCs w:val="20"/>
        </w:rPr>
        <w:t>this</w:t>
      </w:r>
      <w:r w:rsidRPr="00FB202F">
        <w:rPr>
          <w:rFonts w:ascii="Consolas" w:hAnsi="Consolas"/>
          <w:color w:val="D4D4D4"/>
          <w:sz w:val="20"/>
          <w:szCs w:val="20"/>
        </w:rPr>
        <w:t>.length</w:t>
      </w:r>
      <w:proofErr w:type="spellEnd"/>
      <w:r w:rsidRPr="00FB202F">
        <w:rPr>
          <w:rFonts w:ascii="Consolas" w:hAnsi="Consolas"/>
          <w:color w:val="D4D4D4"/>
          <w:sz w:val="20"/>
          <w:szCs w:val="20"/>
        </w:rPr>
        <w:t xml:space="preserve"> = length;</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r w:rsidRPr="00FB202F">
        <w:rPr>
          <w:rFonts w:ascii="Consolas" w:hAnsi="Consolas"/>
          <w:color w:val="569CD6"/>
          <w:sz w:val="20"/>
          <w:szCs w:val="20"/>
        </w:rPr>
        <w:t>this</w:t>
      </w:r>
      <w:r w:rsidRPr="00FB202F">
        <w:rPr>
          <w:rFonts w:ascii="Consolas" w:hAnsi="Consolas"/>
          <w:color w:val="D4D4D4"/>
          <w:sz w:val="20"/>
          <w:szCs w:val="20"/>
        </w:rPr>
        <w:t>.width</w:t>
      </w:r>
      <w:proofErr w:type="spellEnd"/>
      <w:r w:rsidRPr="00FB202F">
        <w:rPr>
          <w:rFonts w:ascii="Consolas" w:hAnsi="Consolas"/>
          <w:color w:val="D4D4D4"/>
          <w:sz w:val="20"/>
          <w:szCs w:val="20"/>
        </w:rPr>
        <w:t xml:space="preserve"> = width;</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public</w:t>
      </w:r>
      <w:proofErr w:type="gramEnd"/>
      <w:r w:rsidRPr="00FB202F">
        <w:rPr>
          <w:rFonts w:ascii="Consolas" w:hAnsi="Consolas"/>
          <w:color w:val="D4D4D4"/>
          <w:sz w:val="20"/>
          <w:szCs w:val="20"/>
        </w:rPr>
        <w:t xml:space="preserve"> </w:t>
      </w:r>
      <w:r w:rsidRPr="00FB202F">
        <w:rPr>
          <w:rFonts w:ascii="Consolas" w:hAnsi="Consolas"/>
          <w:color w:val="569CD6"/>
          <w:sz w:val="20"/>
          <w:szCs w:val="20"/>
        </w:rPr>
        <w:t>double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getPerimeter</w:t>
      </w:r>
      <w:proofErr w:type="spellEnd"/>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return</w:t>
      </w:r>
      <w:proofErr w:type="gramEnd"/>
      <w:r w:rsidRPr="00FB202F">
        <w:rPr>
          <w:rFonts w:ascii="Consolas" w:hAnsi="Consolas"/>
          <w:color w:val="D4D4D4"/>
          <w:sz w:val="20"/>
          <w:szCs w:val="20"/>
        </w:rPr>
        <w:t xml:space="preserve"> </w:t>
      </w:r>
      <w:r w:rsidRPr="00FB202F">
        <w:rPr>
          <w:rFonts w:ascii="Consolas" w:hAnsi="Consolas"/>
          <w:color w:val="B5CEA8"/>
          <w:sz w:val="20"/>
          <w:szCs w:val="20"/>
        </w:rPr>
        <w:t>2</w:t>
      </w:r>
      <w:r w:rsidRPr="00FB202F">
        <w:rPr>
          <w:rFonts w:ascii="Consolas" w:hAnsi="Consolas"/>
          <w:color w:val="D4D4D4"/>
          <w:sz w:val="20"/>
          <w:szCs w:val="20"/>
        </w:rPr>
        <w:t xml:space="preserve"> * (length + width);</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FB202F">
        <w:rPr>
          <w:rFonts w:ascii="Consolas" w:hAnsi="Consolas"/>
          <w:color w:val="569CD6"/>
          <w:sz w:val="20"/>
          <w:szCs w:val="20"/>
        </w:rPr>
        <w:t>class</w:t>
      </w:r>
      <w:proofErr w:type="gramEnd"/>
      <w:r w:rsidRPr="00FB202F">
        <w:rPr>
          <w:rFonts w:ascii="Consolas" w:hAnsi="Consolas"/>
          <w:color w:val="D4D4D4"/>
          <w:sz w:val="20"/>
          <w:szCs w:val="20"/>
        </w:rPr>
        <w:t xml:space="preserve"> Circle </w:t>
      </w:r>
      <w:r w:rsidRPr="00FB202F">
        <w:rPr>
          <w:rFonts w:ascii="Consolas" w:hAnsi="Consolas"/>
          <w:color w:val="569CD6"/>
          <w:sz w:val="20"/>
          <w:szCs w:val="20"/>
        </w:rPr>
        <w:t>implements</w:t>
      </w:r>
      <w:r w:rsidRPr="00FB202F">
        <w:rPr>
          <w:rFonts w:ascii="Consolas" w:hAnsi="Consolas"/>
          <w:color w:val="D4D4D4"/>
          <w:sz w:val="20"/>
          <w:szCs w:val="20"/>
        </w:rPr>
        <w:t xml:space="preserve"> Shape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double</w:t>
      </w:r>
      <w:proofErr w:type="gramEnd"/>
      <w:r w:rsidRPr="00FB202F">
        <w:rPr>
          <w:rFonts w:ascii="Consolas" w:hAnsi="Consolas"/>
          <w:color w:val="D4D4D4"/>
          <w:sz w:val="20"/>
          <w:szCs w:val="20"/>
        </w:rPr>
        <w:t xml:space="preserve"> radius;</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D4D4D4"/>
          <w:sz w:val="20"/>
          <w:szCs w:val="20"/>
        </w:rPr>
        <w:t>Circle(</w:t>
      </w:r>
      <w:proofErr w:type="gramEnd"/>
      <w:r w:rsidRPr="00FB202F">
        <w:rPr>
          <w:rFonts w:ascii="Consolas" w:hAnsi="Consolas"/>
          <w:color w:val="569CD6"/>
          <w:sz w:val="20"/>
          <w:szCs w:val="20"/>
        </w:rPr>
        <w:t>double</w:t>
      </w:r>
      <w:r w:rsidRPr="00FB202F">
        <w:rPr>
          <w:rFonts w:ascii="Consolas" w:hAnsi="Consolas"/>
          <w:color w:val="D4D4D4"/>
          <w:sz w:val="20"/>
          <w:szCs w:val="20"/>
        </w:rPr>
        <w:t xml:space="preserve"> radius)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r w:rsidRPr="00FB202F">
        <w:rPr>
          <w:rFonts w:ascii="Consolas" w:hAnsi="Consolas"/>
          <w:color w:val="569CD6"/>
          <w:sz w:val="20"/>
          <w:szCs w:val="20"/>
        </w:rPr>
        <w:t>this</w:t>
      </w:r>
      <w:r w:rsidRPr="00FB202F">
        <w:rPr>
          <w:rFonts w:ascii="Consolas" w:hAnsi="Consolas"/>
          <w:color w:val="D4D4D4"/>
          <w:sz w:val="20"/>
          <w:szCs w:val="20"/>
        </w:rPr>
        <w:t>.radius</w:t>
      </w:r>
      <w:proofErr w:type="spellEnd"/>
      <w:r w:rsidRPr="00FB202F">
        <w:rPr>
          <w:rFonts w:ascii="Consolas" w:hAnsi="Consolas"/>
          <w:color w:val="D4D4D4"/>
          <w:sz w:val="20"/>
          <w:szCs w:val="20"/>
        </w:rPr>
        <w:t xml:space="preserve"> = radius;</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public</w:t>
      </w:r>
      <w:proofErr w:type="gramEnd"/>
      <w:r w:rsidRPr="00FB202F">
        <w:rPr>
          <w:rFonts w:ascii="Consolas" w:hAnsi="Consolas"/>
          <w:color w:val="D4D4D4"/>
          <w:sz w:val="20"/>
          <w:szCs w:val="20"/>
        </w:rPr>
        <w:t xml:space="preserve"> </w:t>
      </w:r>
      <w:r w:rsidRPr="00FB202F">
        <w:rPr>
          <w:rFonts w:ascii="Consolas" w:hAnsi="Consolas"/>
          <w:color w:val="569CD6"/>
          <w:sz w:val="20"/>
          <w:szCs w:val="20"/>
        </w:rPr>
        <w:t>double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getPerimeter</w:t>
      </w:r>
      <w:proofErr w:type="spellEnd"/>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return</w:t>
      </w:r>
      <w:proofErr w:type="gramEnd"/>
      <w:r w:rsidRPr="00FB202F">
        <w:rPr>
          <w:rFonts w:ascii="Consolas" w:hAnsi="Consolas"/>
          <w:color w:val="D4D4D4"/>
          <w:sz w:val="20"/>
          <w:szCs w:val="20"/>
        </w:rPr>
        <w:t xml:space="preserve"> </w:t>
      </w:r>
      <w:r w:rsidRPr="00FB202F">
        <w:rPr>
          <w:rFonts w:ascii="Consolas" w:hAnsi="Consolas"/>
          <w:color w:val="B5CEA8"/>
          <w:sz w:val="20"/>
          <w:szCs w:val="20"/>
        </w:rPr>
        <w:t>2</w:t>
      </w:r>
      <w:r w:rsidRPr="00FB202F">
        <w:rPr>
          <w:rFonts w:ascii="Consolas" w:hAnsi="Consolas"/>
          <w:color w:val="D4D4D4"/>
          <w:sz w:val="20"/>
          <w:szCs w:val="20"/>
        </w:rPr>
        <w:t xml:space="preserve"> * </w:t>
      </w:r>
      <w:proofErr w:type="spellStart"/>
      <w:r w:rsidRPr="00FB202F">
        <w:rPr>
          <w:rFonts w:ascii="Consolas" w:hAnsi="Consolas"/>
          <w:color w:val="D4D4D4"/>
          <w:sz w:val="20"/>
          <w:szCs w:val="20"/>
        </w:rPr>
        <w:t>Math.PI</w:t>
      </w:r>
      <w:proofErr w:type="spellEnd"/>
      <w:r w:rsidRPr="00FB202F">
        <w:rPr>
          <w:rFonts w:ascii="Consolas" w:hAnsi="Consolas"/>
          <w:color w:val="D4D4D4"/>
          <w:sz w:val="20"/>
          <w:szCs w:val="20"/>
        </w:rPr>
        <w:t xml:space="preserve"> * radius;</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24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FB202F">
        <w:rPr>
          <w:rFonts w:ascii="Consolas" w:hAnsi="Consolas"/>
          <w:color w:val="569CD6"/>
          <w:sz w:val="20"/>
          <w:szCs w:val="20"/>
        </w:rPr>
        <w:t>class</w:t>
      </w:r>
      <w:proofErr w:type="gramEnd"/>
      <w:r w:rsidRPr="00FB202F">
        <w:rPr>
          <w:rFonts w:ascii="Consolas" w:hAnsi="Consolas"/>
          <w:color w:val="D4D4D4"/>
          <w:sz w:val="20"/>
          <w:szCs w:val="20"/>
        </w:rPr>
        <w:t xml:space="preserve"> Triangle </w:t>
      </w:r>
      <w:r w:rsidRPr="00FB202F">
        <w:rPr>
          <w:rFonts w:ascii="Consolas" w:hAnsi="Consolas"/>
          <w:color w:val="569CD6"/>
          <w:sz w:val="20"/>
          <w:szCs w:val="20"/>
        </w:rPr>
        <w:t>implements</w:t>
      </w:r>
      <w:r w:rsidRPr="00FB202F">
        <w:rPr>
          <w:rFonts w:ascii="Consolas" w:hAnsi="Consolas"/>
          <w:color w:val="D4D4D4"/>
          <w:sz w:val="20"/>
          <w:szCs w:val="20"/>
        </w:rPr>
        <w:t xml:space="preserve"> Shape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double</w:t>
      </w:r>
      <w:proofErr w:type="gramEnd"/>
      <w:r w:rsidRPr="00FB202F">
        <w:rPr>
          <w:rFonts w:ascii="Consolas" w:hAnsi="Consolas"/>
          <w:color w:val="D4D4D4"/>
          <w:sz w:val="20"/>
          <w:szCs w:val="20"/>
        </w:rPr>
        <w:t xml:space="preserve"> </w:t>
      </w:r>
      <w:proofErr w:type="spellStart"/>
      <w:r w:rsidRPr="00FB202F">
        <w:rPr>
          <w:rFonts w:ascii="Consolas" w:hAnsi="Consolas"/>
          <w:color w:val="D4D4D4"/>
          <w:sz w:val="20"/>
          <w:szCs w:val="20"/>
        </w:rPr>
        <w:t>sideA</w:t>
      </w:r>
      <w:proofErr w:type="spellEnd"/>
      <w:r w:rsidRPr="00FB202F">
        <w:rPr>
          <w:rFonts w:ascii="Consolas" w:hAnsi="Consolas"/>
          <w:color w:val="D4D4D4"/>
          <w:sz w:val="20"/>
          <w:szCs w:val="20"/>
        </w:rPr>
        <w:t xml:space="preserve">, </w:t>
      </w:r>
      <w:proofErr w:type="spellStart"/>
      <w:r w:rsidRPr="00FB202F">
        <w:rPr>
          <w:rFonts w:ascii="Consolas" w:hAnsi="Consolas"/>
          <w:color w:val="D4D4D4"/>
          <w:sz w:val="20"/>
          <w:szCs w:val="20"/>
        </w:rPr>
        <w:t>sideB</w:t>
      </w:r>
      <w:proofErr w:type="spellEnd"/>
      <w:r w:rsidRPr="00FB202F">
        <w:rPr>
          <w:rFonts w:ascii="Consolas" w:hAnsi="Consolas"/>
          <w:color w:val="D4D4D4"/>
          <w:sz w:val="20"/>
          <w:szCs w:val="20"/>
        </w:rPr>
        <w:t xml:space="preserve">, </w:t>
      </w:r>
      <w:proofErr w:type="spellStart"/>
      <w:r w:rsidRPr="00FB202F">
        <w:rPr>
          <w:rFonts w:ascii="Consolas" w:hAnsi="Consolas"/>
          <w:color w:val="D4D4D4"/>
          <w:sz w:val="20"/>
          <w:szCs w:val="20"/>
        </w:rPr>
        <w:t>sideC</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D4D4D4"/>
          <w:sz w:val="20"/>
          <w:szCs w:val="20"/>
        </w:rPr>
        <w:t>Triangle(</w:t>
      </w:r>
      <w:proofErr w:type="gramEnd"/>
      <w:r w:rsidRPr="00FB202F">
        <w:rPr>
          <w:rFonts w:ascii="Consolas" w:hAnsi="Consolas"/>
          <w:color w:val="569CD6"/>
          <w:sz w:val="20"/>
          <w:szCs w:val="20"/>
        </w:rPr>
        <w:t>double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sideA</w:t>
      </w:r>
      <w:proofErr w:type="spellEnd"/>
      <w:r w:rsidRPr="00FB202F">
        <w:rPr>
          <w:rFonts w:ascii="Consolas" w:hAnsi="Consolas"/>
          <w:color w:val="D4D4D4"/>
          <w:sz w:val="20"/>
          <w:szCs w:val="20"/>
        </w:rPr>
        <w:t xml:space="preserve">, </w:t>
      </w:r>
      <w:r w:rsidRPr="00FB202F">
        <w:rPr>
          <w:rFonts w:ascii="Consolas" w:hAnsi="Consolas"/>
          <w:color w:val="569CD6"/>
          <w:sz w:val="20"/>
          <w:szCs w:val="20"/>
        </w:rPr>
        <w:t>double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sideB</w:t>
      </w:r>
      <w:proofErr w:type="spellEnd"/>
      <w:r w:rsidRPr="00FB202F">
        <w:rPr>
          <w:rFonts w:ascii="Consolas" w:hAnsi="Consolas"/>
          <w:color w:val="D4D4D4"/>
          <w:sz w:val="20"/>
          <w:szCs w:val="20"/>
        </w:rPr>
        <w:t xml:space="preserve">, </w:t>
      </w:r>
      <w:r w:rsidRPr="00FB202F">
        <w:rPr>
          <w:rFonts w:ascii="Consolas" w:hAnsi="Consolas"/>
          <w:color w:val="569CD6"/>
          <w:sz w:val="20"/>
          <w:szCs w:val="20"/>
        </w:rPr>
        <w:t>double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sideC</w:t>
      </w:r>
      <w:proofErr w:type="spellEnd"/>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r w:rsidRPr="00FB202F">
        <w:rPr>
          <w:rFonts w:ascii="Consolas" w:hAnsi="Consolas"/>
          <w:color w:val="569CD6"/>
          <w:sz w:val="20"/>
          <w:szCs w:val="20"/>
        </w:rPr>
        <w:t>this</w:t>
      </w:r>
      <w:r w:rsidRPr="00FB202F">
        <w:rPr>
          <w:rFonts w:ascii="Consolas" w:hAnsi="Consolas"/>
          <w:color w:val="D4D4D4"/>
          <w:sz w:val="20"/>
          <w:szCs w:val="20"/>
        </w:rPr>
        <w:t>.sideA</w:t>
      </w:r>
      <w:proofErr w:type="spellEnd"/>
      <w:r w:rsidRPr="00FB202F">
        <w:rPr>
          <w:rFonts w:ascii="Consolas" w:hAnsi="Consolas"/>
          <w:color w:val="D4D4D4"/>
          <w:sz w:val="20"/>
          <w:szCs w:val="20"/>
        </w:rPr>
        <w:t xml:space="preserve"> = </w:t>
      </w:r>
      <w:proofErr w:type="spellStart"/>
      <w:r w:rsidRPr="00FB202F">
        <w:rPr>
          <w:rFonts w:ascii="Consolas" w:hAnsi="Consolas"/>
          <w:color w:val="D4D4D4"/>
          <w:sz w:val="20"/>
          <w:szCs w:val="20"/>
        </w:rPr>
        <w:t>sideA</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r w:rsidRPr="00FB202F">
        <w:rPr>
          <w:rFonts w:ascii="Consolas" w:hAnsi="Consolas"/>
          <w:color w:val="569CD6"/>
          <w:sz w:val="20"/>
          <w:szCs w:val="20"/>
        </w:rPr>
        <w:t>this</w:t>
      </w:r>
      <w:r w:rsidRPr="00FB202F">
        <w:rPr>
          <w:rFonts w:ascii="Consolas" w:hAnsi="Consolas"/>
          <w:color w:val="D4D4D4"/>
          <w:sz w:val="20"/>
          <w:szCs w:val="20"/>
        </w:rPr>
        <w:t>.sideB</w:t>
      </w:r>
      <w:proofErr w:type="spellEnd"/>
      <w:r w:rsidRPr="00FB202F">
        <w:rPr>
          <w:rFonts w:ascii="Consolas" w:hAnsi="Consolas"/>
          <w:color w:val="D4D4D4"/>
          <w:sz w:val="20"/>
          <w:szCs w:val="20"/>
        </w:rPr>
        <w:t xml:space="preserve"> = </w:t>
      </w:r>
      <w:proofErr w:type="spellStart"/>
      <w:r w:rsidRPr="00FB202F">
        <w:rPr>
          <w:rFonts w:ascii="Consolas" w:hAnsi="Consolas"/>
          <w:color w:val="D4D4D4"/>
          <w:sz w:val="20"/>
          <w:szCs w:val="20"/>
        </w:rPr>
        <w:t>sideB</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r w:rsidRPr="00FB202F">
        <w:rPr>
          <w:rFonts w:ascii="Consolas" w:hAnsi="Consolas"/>
          <w:color w:val="569CD6"/>
          <w:sz w:val="20"/>
          <w:szCs w:val="20"/>
        </w:rPr>
        <w:t>this</w:t>
      </w:r>
      <w:r w:rsidRPr="00FB202F">
        <w:rPr>
          <w:rFonts w:ascii="Consolas" w:hAnsi="Consolas"/>
          <w:color w:val="D4D4D4"/>
          <w:sz w:val="20"/>
          <w:szCs w:val="20"/>
        </w:rPr>
        <w:t>.sideC</w:t>
      </w:r>
      <w:proofErr w:type="spellEnd"/>
      <w:r w:rsidRPr="00FB202F">
        <w:rPr>
          <w:rFonts w:ascii="Consolas" w:hAnsi="Consolas"/>
          <w:color w:val="D4D4D4"/>
          <w:sz w:val="20"/>
          <w:szCs w:val="20"/>
        </w:rPr>
        <w:t xml:space="preserve"> = </w:t>
      </w:r>
      <w:proofErr w:type="spellStart"/>
      <w:r w:rsidRPr="00FB202F">
        <w:rPr>
          <w:rFonts w:ascii="Consolas" w:hAnsi="Consolas"/>
          <w:color w:val="D4D4D4"/>
          <w:sz w:val="20"/>
          <w:szCs w:val="20"/>
        </w:rPr>
        <w:t>sideC</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public</w:t>
      </w:r>
      <w:proofErr w:type="gramEnd"/>
      <w:r w:rsidRPr="00FB202F">
        <w:rPr>
          <w:rFonts w:ascii="Consolas" w:hAnsi="Consolas"/>
          <w:color w:val="D4D4D4"/>
          <w:sz w:val="20"/>
          <w:szCs w:val="20"/>
        </w:rPr>
        <w:t xml:space="preserve"> </w:t>
      </w:r>
      <w:r w:rsidRPr="00FB202F">
        <w:rPr>
          <w:rFonts w:ascii="Consolas" w:hAnsi="Consolas"/>
          <w:color w:val="569CD6"/>
          <w:sz w:val="20"/>
          <w:szCs w:val="20"/>
        </w:rPr>
        <w:t>double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getPerimeter</w:t>
      </w:r>
      <w:proofErr w:type="spellEnd"/>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return</w:t>
      </w:r>
      <w:proofErr w:type="gramEnd"/>
      <w:r w:rsidRPr="00FB202F">
        <w:rPr>
          <w:rFonts w:ascii="Consolas" w:hAnsi="Consolas"/>
          <w:color w:val="D4D4D4"/>
          <w:sz w:val="20"/>
          <w:szCs w:val="20"/>
        </w:rPr>
        <w:t xml:space="preserve"> </w:t>
      </w:r>
      <w:proofErr w:type="spellStart"/>
      <w:r w:rsidRPr="00FB202F">
        <w:rPr>
          <w:rFonts w:ascii="Consolas" w:hAnsi="Consolas"/>
          <w:color w:val="D4D4D4"/>
          <w:sz w:val="20"/>
          <w:szCs w:val="20"/>
        </w:rPr>
        <w:t>sideA</w:t>
      </w:r>
      <w:proofErr w:type="spellEnd"/>
      <w:r w:rsidRPr="00FB202F">
        <w:rPr>
          <w:rFonts w:ascii="Consolas" w:hAnsi="Consolas"/>
          <w:color w:val="D4D4D4"/>
          <w:sz w:val="20"/>
          <w:szCs w:val="20"/>
        </w:rPr>
        <w:t xml:space="preserve"> + </w:t>
      </w:r>
      <w:proofErr w:type="spellStart"/>
      <w:r w:rsidRPr="00FB202F">
        <w:rPr>
          <w:rFonts w:ascii="Consolas" w:hAnsi="Consolas"/>
          <w:color w:val="D4D4D4"/>
          <w:sz w:val="20"/>
          <w:szCs w:val="20"/>
        </w:rPr>
        <w:t>sideB</w:t>
      </w:r>
      <w:proofErr w:type="spellEnd"/>
      <w:r w:rsidRPr="00FB202F">
        <w:rPr>
          <w:rFonts w:ascii="Consolas" w:hAnsi="Consolas"/>
          <w:color w:val="D4D4D4"/>
          <w:sz w:val="20"/>
          <w:szCs w:val="20"/>
        </w:rPr>
        <w:t xml:space="preserve"> + </w:t>
      </w:r>
      <w:proofErr w:type="spellStart"/>
      <w:r w:rsidRPr="00FB202F">
        <w:rPr>
          <w:rFonts w:ascii="Consolas" w:hAnsi="Consolas"/>
          <w:color w:val="D4D4D4"/>
          <w:sz w:val="20"/>
          <w:szCs w:val="20"/>
        </w:rPr>
        <w:t>sideC</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FB202F">
        <w:rPr>
          <w:rFonts w:ascii="Consolas" w:hAnsi="Consolas"/>
          <w:color w:val="569CD6"/>
          <w:sz w:val="20"/>
          <w:szCs w:val="20"/>
        </w:rPr>
        <w:t>public</w:t>
      </w:r>
      <w:proofErr w:type="gramEnd"/>
      <w:r w:rsidRPr="00FB202F">
        <w:rPr>
          <w:rFonts w:ascii="Consolas" w:hAnsi="Consolas"/>
          <w:color w:val="D4D4D4"/>
          <w:sz w:val="20"/>
          <w:szCs w:val="20"/>
        </w:rPr>
        <w:t xml:space="preserve"> </w:t>
      </w:r>
      <w:r w:rsidRPr="00FB202F">
        <w:rPr>
          <w:rFonts w:ascii="Consolas" w:hAnsi="Consolas"/>
          <w:color w:val="569CD6"/>
          <w:sz w:val="20"/>
          <w:szCs w:val="20"/>
        </w:rPr>
        <w:t>class</w:t>
      </w:r>
      <w:r w:rsidRPr="00FB202F">
        <w:rPr>
          <w:rFonts w:ascii="Consolas" w:hAnsi="Consolas"/>
          <w:color w:val="D4D4D4"/>
          <w:sz w:val="20"/>
          <w:szCs w:val="20"/>
        </w:rPr>
        <w:t xml:space="preserve"> Main8a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gramStart"/>
      <w:r w:rsidRPr="00FB202F">
        <w:rPr>
          <w:rFonts w:ascii="Consolas" w:hAnsi="Consolas"/>
          <w:color w:val="569CD6"/>
          <w:sz w:val="20"/>
          <w:szCs w:val="20"/>
        </w:rPr>
        <w:t>public</w:t>
      </w:r>
      <w:proofErr w:type="gramEnd"/>
      <w:r w:rsidRPr="00FB202F">
        <w:rPr>
          <w:rFonts w:ascii="Consolas" w:hAnsi="Consolas"/>
          <w:color w:val="D4D4D4"/>
          <w:sz w:val="20"/>
          <w:szCs w:val="20"/>
        </w:rPr>
        <w:t xml:space="preserve"> </w:t>
      </w:r>
      <w:r w:rsidRPr="00FB202F">
        <w:rPr>
          <w:rFonts w:ascii="Consolas" w:hAnsi="Consolas"/>
          <w:color w:val="569CD6"/>
          <w:sz w:val="20"/>
          <w:szCs w:val="20"/>
        </w:rPr>
        <w:t>static</w:t>
      </w:r>
      <w:r w:rsidRPr="00FB202F">
        <w:rPr>
          <w:rFonts w:ascii="Consolas" w:hAnsi="Consolas"/>
          <w:color w:val="D4D4D4"/>
          <w:sz w:val="20"/>
          <w:szCs w:val="20"/>
        </w:rPr>
        <w:t xml:space="preserve"> </w:t>
      </w:r>
      <w:r w:rsidRPr="00FB202F">
        <w:rPr>
          <w:rFonts w:ascii="Consolas" w:hAnsi="Consolas"/>
          <w:color w:val="569CD6"/>
          <w:sz w:val="20"/>
          <w:szCs w:val="20"/>
        </w:rPr>
        <w:t>void</w:t>
      </w:r>
      <w:r w:rsidRPr="00FB202F">
        <w:rPr>
          <w:rFonts w:ascii="Consolas" w:hAnsi="Consolas"/>
          <w:color w:val="D4D4D4"/>
          <w:sz w:val="20"/>
          <w:szCs w:val="20"/>
        </w:rPr>
        <w:t xml:space="preserve"> main(</w:t>
      </w:r>
      <w:r w:rsidRPr="00FB202F">
        <w:rPr>
          <w:rFonts w:ascii="Consolas" w:hAnsi="Consolas"/>
          <w:color w:val="569CD6"/>
          <w:sz w:val="20"/>
          <w:szCs w:val="20"/>
        </w:rPr>
        <w:t>String</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args</w:t>
      </w:r>
      <w:proofErr w:type="spellEnd"/>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r w:rsidRPr="00FB202F">
        <w:rPr>
          <w:rFonts w:ascii="Consolas" w:hAnsi="Consolas"/>
          <w:color w:val="569CD6"/>
          <w:sz w:val="20"/>
          <w:szCs w:val="20"/>
        </w:rPr>
        <w:t>Shape</w:t>
      </w:r>
      <w:r w:rsidRPr="00FB202F">
        <w:rPr>
          <w:rFonts w:ascii="Consolas" w:hAnsi="Consolas"/>
          <w:color w:val="D4D4D4"/>
          <w:sz w:val="20"/>
          <w:szCs w:val="20"/>
        </w:rPr>
        <w:t xml:space="preserve"> </w:t>
      </w:r>
      <w:proofErr w:type="spellStart"/>
      <w:r w:rsidRPr="00FB202F">
        <w:rPr>
          <w:rFonts w:ascii="Consolas" w:hAnsi="Consolas"/>
          <w:color w:val="D4D4D4"/>
          <w:sz w:val="20"/>
          <w:szCs w:val="20"/>
        </w:rPr>
        <w:t>rect</w:t>
      </w:r>
      <w:proofErr w:type="spellEnd"/>
      <w:r w:rsidRPr="00FB202F">
        <w:rPr>
          <w:rFonts w:ascii="Consolas" w:hAnsi="Consolas"/>
          <w:color w:val="D4D4D4"/>
          <w:sz w:val="20"/>
          <w:szCs w:val="20"/>
        </w:rPr>
        <w:t xml:space="preserve"> = </w:t>
      </w:r>
      <w:r w:rsidRPr="00FB202F">
        <w:rPr>
          <w:rFonts w:ascii="Consolas" w:hAnsi="Consolas"/>
          <w:color w:val="569CD6"/>
          <w:sz w:val="20"/>
          <w:szCs w:val="20"/>
        </w:rPr>
        <w:t>new</w:t>
      </w:r>
      <w:r w:rsidRPr="00FB202F">
        <w:rPr>
          <w:rFonts w:ascii="Consolas" w:hAnsi="Consolas"/>
          <w:color w:val="D4D4D4"/>
          <w:sz w:val="20"/>
          <w:szCs w:val="20"/>
        </w:rPr>
        <w:t xml:space="preserve"> </w:t>
      </w:r>
      <w:proofErr w:type="gramStart"/>
      <w:r w:rsidRPr="00FB202F">
        <w:rPr>
          <w:rFonts w:ascii="Consolas" w:hAnsi="Consolas"/>
          <w:color w:val="D4D4D4"/>
          <w:sz w:val="20"/>
          <w:szCs w:val="20"/>
        </w:rPr>
        <w:t>Rectangle(</w:t>
      </w:r>
      <w:proofErr w:type="gramEnd"/>
      <w:r w:rsidRPr="00FB202F">
        <w:rPr>
          <w:rFonts w:ascii="Consolas" w:hAnsi="Consolas"/>
          <w:color w:val="B5CEA8"/>
          <w:sz w:val="20"/>
          <w:szCs w:val="20"/>
        </w:rPr>
        <w:t>5</w:t>
      </w:r>
      <w:r w:rsidRPr="00FB202F">
        <w:rPr>
          <w:rFonts w:ascii="Consolas" w:hAnsi="Consolas"/>
          <w:color w:val="D4D4D4"/>
          <w:sz w:val="20"/>
          <w:szCs w:val="20"/>
        </w:rPr>
        <w:t xml:space="preserve">, </w:t>
      </w:r>
      <w:r w:rsidRPr="00FB202F">
        <w:rPr>
          <w:rFonts w:ascii="Consolas" w:hAnsi="Consolas"/>
          <w:color w:val="B5CEA8"/>
          <w:sz w:val="20"/>
          <w:szCs w:val="20"/>
        </w:rPr>
        <w:t>3</w:t>
      </w: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r w:rsidRPr="00FB202F">
        <w:rPr>
          <w:rFonts w:ascii="Consolas" w:hAnsi="Consolas"/>
          <w:color w:val="569CD6"/>
          <w:sz w:val="20"/>
          <w:szCs w:val="20"/>
        </w:rPr>
        <w:t>Shape</w:t>
      </w:r>
      <w:r w:rsidRPr="00FB202F">
        <w:rPr>
          <w:rFonts w:ascii="Consolas" w:hAnsi="Consolas"/>
          <w:color w:val="D4D4D4"/>
          <w:sz w:val="20"/>
          <w:szCs w:val="20"/>
        </w:rPr>
        <w:t xml:space="preserve"> circ = </w:t>
      </w:r>
      <w:r w:rsidRPr="00FB202F">
        <w:rPr>
          <w:rFonts w:ascii="Consolas" w:hAnsi="Consolas"/>
          <w:color w:val="569CD6"/>
          <w:sz w:val="20"/>
          <w:szCs w:val="20"/>
        </w:rPr>
        <w:t>new</w:t>
      </w:r>
      <w:r w:rsidRPr="00FB202F">
        <w:rPr>
          <w:rFonts w:ascii="Consolas" w:hAnsi="Consolas"/>
          <w:color w:val="D4D4D4"/>
          <w:sz w:val="20"/>
          <w:szCs w:val="20"/>
        </w:rPr>
        <w:t xml:space="preserve"> </w:t>
      </w:r>
      <w:proofErr w:type="gramStart"/>
      <w:r w:rsidRPr="00FB202F">
        <w:rPr>
          <w:rFonts w:ascii="Consolas" w:hAnsi="Consolas"/>
          <w:color w:val="D4D4D4"/>
          <w:sz w:val="20"/>
          <w:szCs w:val="20"/>
        </w:rPr>
        <w:t>Circle(</w:t>
      </w:r>
      <w:proofErr w:type="gramEnd"/>
      <w:r w:rsidRPr="00FB202F">
        <w:rPr>
          <w:rFonts w:ascii="Consolas" w:hAnsi="Consolas"/>
          <w:color w:val="B5CEA8"/>
          <w:sz w:val="20"/>
          <w:szCs w:val="20"/>
        </w:rPr>
        <w:t>4</w:t>
      </w: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r w:rsidRPr="00FB202F">
        <w:rPr>
          <w:rFonts w:ascii="Consolas" w:hAnsi="Consolas"/>
          <w:color w:val="569CD6"/>
          <w:sz w:val="20"/>
          <w:szCs w:val="20"/>
        </w:rPr>
        <w:t>Shape</w:t>
      </w:r>
      <w:r w:rsidRPr="00FB202F">
        <w:rPr>
          <w:rFonts w:ascii="Consolas" w:hAnsi="Consolas"/>
          <w:color w:val="D4D4D4"/>
          <w:sz w:val="20"/>
          <w:szCs w:val="20"/>
        </w:rPr>
        <w:t xml:space="preserve"> tri = </w:t>
      </w:r>
      <w:r w:rsidRPr="00FB202F">
        <w:rPr>
          <w:rFonts w:ascii="Consolas" w:hAnsi="Consolas"/>
          <w:color w:val="569CD6"/>
          <w:sz w:val="20"/>
          <w:szCs w:val="20"/>
        </w:rPr>
        <w:t>new</w:t>
      </w:r>
      <w:r w:rsidRPr="00FB202F">
        <w:rPr>
          <w:rFonts w:ascii="Consolas" w:hAnsi="Consolas"/>
          <w:color w:val="D4D4D4"/>
          <w:sz w:val="20"/>
          <w:szCs w:val="20"/>
        </w:rPr>
        <w:t xml:space="preserve"> </w:t>
      </w:r>
      <w:proofErr w:type="gramStart"/>
      <w:r w:rsidRPr="00FB202F">
        <w:rPr>
          <w:rFonts w:ascii="Consolas" w:hAnsi="Consolas"/>
          <w:color w:val="D4D4D4"/>
          <w:sz w:val="20"/>
          <w:szCs w:val="20"/>
        </w:rPr>
        <w:t>Triangle(</w:t>
      </w:r>
      <w:proofErr w:type="gramEnd"/>
      <w:r w:rsidRPr="00FB202F">
        <w:rPr>
          <w:rFonts w:ascii="Consolas" w:hAnsi="Consolas"/>
          <w:color w:val="B5CEA8"/>
          <w:sz w:val="20"/>
          <w:szCs w:val="20"/>
        </w:rPr>
        <w:t>3</w:t>
      </w:r>
      <w:r w:rsidRPr="00FB202F">
        <w:rPr>
          <w:rFonts w:ascii="Consolas" w:hAnsi="Consolas"/>
          <w:color w:val="D4D4D4"/>
          <w:sz w:val="20"/>
          <w:szCs w:val="20"/>
        </w:rPr>
        <w:t xml:space="preserve">, </w:t>
      </w:r>
      <w:r w:rsidRPr="00FB202F">
        <w:rPr>
          <w:rFonts w:ascii="Consolas" w:hAnsi="Consolas"/>
          <w:color w:val="B5CEA8"/>
          <w:sz w:val="20"/>
          <w:szCs w:val="20"/>
        </w:rPr>
        <w:t>4</w:t>
      </w:r>
      <w:r w:rsidRPr="00FB202F">
        <w:rPr>
          <w:rFonts w:ascii="Consolas" w:hAnsi="Consolas"/>
          <w:color w:val="D4D4D4"/>
          <w:sz w:val="20"/>
          <w:szCs w:val="20"/>
        </w:rPr>
        <w:t xml:space="preserve">, </w:t>
      </w:r>
      <w:r w:rsidRPr="00FB202F">
        <w:rPr>
          <w:rFonts w:ascii="Consolas" w:hAnsi="Consolas"/>
          <w:color w:val="B5CEA8"/>
          <w:sz w:val="20"/>
          <w:szCs w:val="20"/>
        </w:rPr>
        <w:t>5</w:t>
      </w: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proofErr w:type="gramStart"/>
      <w:r w:rsidRPr="00FB202F">
        <w:rPr>
          <w:rFonts w:ascii="Consolas" w:hAnsi="Consolas"/>
          <w:color w:val="D4D4D4"/>
          <w:sz w:val="20"/>
          <w:szCs w:val="20"/>
        </w:rPr>
        <w:t>System.out.println</w:t>
      </w:r>
      <w:proofErr w:type="spellEnd"/>
      <w:r w:rsidRPr="00FB202F">
        <w:rPr>
          <w:rFonts w:ascii="Consolas" w:hAnsi="Consolas"/>
          <w:color w:val="D4D4D4"/>
          <w:sz w:val="20"/>
          <w:szCs w:val="20"/>
        </w:rPr>
        <w:t>(</w:t>
      </w:r>
      <w:proofErr w:type="gramEnd"/>
      <w:r w:rsidRPr="00FB202F">
        <w:rPr>
          <w:rFonts w:ascii="Consolas" w:hAnsi="Consolas"/>
          <w:color w:val="CE9178"/>
          <w:sz w:val="20"/>
          <w:szCs w:val="20"/>
        </w:rPr>
        <w:t>"Rectangle Perimeter: "</w:t>
      </w:r>
      <w:r w:rsidRPr="00FB202F">
        <w:rPr>
          <w:rFonts w:ascii="Consolas" w:hAnsi="Consolas"/>
          <w:color w:val="D4D4D4"/>
          <w:sz w:val="20"/>
          <w:szCs w:val="20"/>
        </w:rPr>
        <w:t xml:space="preserve"> + </w:t>
      </w:r>
      <w:proofErr w:type="spellStart"/>
      <w:r w:rsidRPr="00FB202F">
        <w:rPr>
          <w:rFonts w:ascii="Consolas" w:hAnsi="Consolas"/>
          <w:color w:val="D4D4D4"/>
          <w:sz w:val="20"/>
          <w:szCs w:val="20"/>
        </w:rPr>
        <w:t>rect.getPerimeter</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proofErr w:type="gramStart"/>
      <w:r w:rsidRPr="00FB202F">
        <w:rPr>
          <w:rFonts w:ascii="Consolas" w:hAnsi="Consolas"/>
          <w:color w:val="D4D4D4"/>
          <w:sz w:val="20"/>
          <w:szCs w:val="20"/>
        </w:rPr>
        <w:t>System.out.println</w:t>
      </w:r>
      <w:proofErr w:type="spellEnd"/>
      <w:r w:rsidRPr="00FB202F">
        <w:rPr>
          <w:rFonts w:ascii="Consolas" w:hAnsi="Consolas"/>
          <w:color w:val="D4D4D4"/>
          <w:sz w:val="20"/>
          <w:szCs w:val="20"/>
        </w:rPr>
        <w:t>(</w:t>
      </w:r>
      <w:proofErr w:type="gramEnd"/>
      <w:r w:rsidRPr="00FB202F">
        <w:rPr>
          <w:rFonts w:ascii="Consolas" w:hAnsi="Consolas"/>
          <w:color w:val="CE9178"/>
          <w:sz w:val="20"/>
          <w:szCs w:val="20"/>
        </w:rPr>
        <w:t>"Circle Perimeter: "</w:t>
      </w:r>
      <w:r w:rsidRPr="00FB202F">
        <w:rPr>
          <w:rFonts w:ascii="Consolas" w:hAnsi="Consolas"/>
          <w:color w:val="D4D4D4"/>
          <w:sz w:val="20"/>
          <w:szCs w:val="20"/>
        </w:rPr>
        <w:t xml:space="preserve"> + </w:t>
      </w:r>
      <w:proofErr w:type="spellStart"/>
      <w:r w:rsidRPr="00FB202F">
        <w:rPr>
          <w:rFonts w:ascii="Consolas" w:hAnsi="Consolas"/>
          <w:color w:val="D4D4D4"/>
          <w:sz w:val="20"/>
          <w:szCs w:val="20"/>
        </w:rPr>
        <w:t>circ.getPerimeter</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xml:space="preserve">        </w:t>
      </w:r>
      <w:proofErr w:type="spellStart"/>
      <w:proofErr w:type="gramStart"/>
      <w:r w:rsidRPr="00FB202F">
        <w:rPr>
          <w:rFonts w:ascii="Consolas" w:hAnsi="Consolas"/>
          <w:color w:val="D4D4D4"/>
          <w:sz w:val="20"/>
          <w:szCs w:val="20"/>
        </w:rPr>
        <w:t>System.out.println</w:t>
      </w:r>
      <w:proofErr w:type="spellEnd"/>
      <w:r w:rsidRPr="00FB202F">
        <w:rPr>
          <w:rFonts w:ascii="Consolas" w:hAnsi="Consolas"/>
          <w:color w:val="D4D4D4"/>
          <w:sz w:val="20"/>
          <w:szCs w:val="20"/>
        </w:rPr>
        <w:t>(</w:t>
      </w:r>
      <w:proofErr w:type="gramEnd"/>
      <w:r w:rsidRPr="00FB202F">
        <w:rPr>
          <w:rFonts w:ascii="Consolas" w:hAnsi="Consolas"/>
          <w:color w:val="CE9178"/>
          <w:sz w:val="20"/>
          <w:szCs w:val="20"/>
        </w:rPr>
        <w:t>"Triangle Perimeter: "</w:t>
      </w:r>
      <w:r w:rsidRPr="00FB202F">
        <w:rPr>
          <w:rFonts w:ascii="Consolas" w:hAnsi="Consolas"/>
          <w:color w:val="D4D4D4"/>
          <w:sz w:val="20"/>
          <w:szCs w:val="20"/>
        </w:rPr>
        <w:t xml:space="preserve"> + </w:t>
      </w:r>
      <w:proofErr w:type="spellStart"/>
      <w:r w:rsidRPr="00FB202F">
        <w:rPr>
          <w:rFonts w:ascii="Consolas" w:hAnsi="Consolas"/>
          <w:color w:val="D4D4D4"/>
          <w:sz w:val="20"/>
          <w:szCs w:val="20"/>
        </w:rPr>
        <w:t>tri.getPerimeter</w:t>
      </w:r>
      <w:proofErr w:type="spellEnd"/>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    }</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r w:rsidRPr="00FB202F">
        <w:rPr>
          <w:rFonts w:ascii="Consolas" w:hAnsi="Consolas"/>
          <w:color w:val="D4D4D4"/>
          <w:sz w:val="20"/>
          <w:szCs w:val="20"/>
        </w:rPr>
        <w:t>}</w:t>
      </w:r>
    </w:p>
    <w:p w:rsidR="00CC2888" w:rsidRPr="00FB202F" w:rsidRDefault="00CC2888" w:rsidP="00CC2888">
      <w:pPr>
        <w:shd w:val="clear" w:color="auto" w:fill="1E1E1E"/>
        <w:spacing w:before="0" w:beforeAutospacing="0" w:after="0" w:line="270" w:lineRule="atLeast"/>
        <w:rPr>
          <w:rFonts w:ascii="Consolas" w:hAnsi="Consolas"/>
          <w:color w:val="D4D4D4"/>
          <w:sz w:val="20"/>
          <w:szCs w:val="20"/>
        </w:rPr>
      </w:pPr>
    </w:p>
    <w:p w:rsidR="00CC2888" w:rsidRDefault="00CC2888" w:rsidP="00CC2888">
      <w:pPr>
        <w:rPr>
          <w:rFonts w:ascii="Times New Roman" w:hAnsi="Times New Roman"/>
          <w:b/>
          <w:bCs/>
          <w:sz w:val="26"/>
          <w:szCs w:val="26"/>
        </w:rPr>
      </w:pPr>
      <w:proofErr w:type="gramStart"/>
      <w:r>
        <w:rPr>
          <w:rFonts w:ascii="Times New Roman" w:hAnsi="Times New Roman"/>
          <w:b/>
          <w:bCs/>
          <w:sz w:val="26"/>
          <w:szCs w:val="26"/>
        </w:rPr>
        <w:t>OUTPUT :</w:t>
      </w:r>
      <w:proofErr w:type="gramEnd"/>
    </w:p>
    <w:p w:rsidR="00CC2888" w:rsidRDefault="00CC2888" w:rsidP="00CC2888">
      <w:pPr>
        <w:rPr>
          <w:rFonts w:ascii="Times New Roman" w:hAnsi="Times New Roman"/>
          <w:b/>
          <w:bCs/>
          <w:sz w:val="26"/>
          <w:szCs w:val="26"/>
        </w:rPr>
      </w:pPr>
      <w:r>
        <w:rPr>
          <w:rFonts w:ascii="Times New Roman" w:hAnsi="Times New Roman"/>
          <w:b/>
          <w:bCs/>
          <w:noProof/>
          <w:sz w:val="26"/>
          <w:szCs w:val="26"/>
        </w:rPr>
        <w:drawing>
          <wp:inline distT="0" distB="0" distL="0" distR="0">
            <wp:extent cx="4819650" cy="990600"/>
            <wp:effectExtent l="19050" t="0" r="0" b="0"/>
            <wp:docPr id="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4819650" cy="990600"/>
                    </a:xfrm>
                    <a:prstGeom prst="rect">
                      <a:avLst/>
                    </a:prstGeom>
                    <a:noFill/>
                    <a:ln w="9525">
                      <a:noFill/>
                      <a:miter lim="800000"/>
                      <a:headEnd/>
                      <a:tailEnd/>
                    </a:ln>
                  </pic:spPr>
                </pic:pic>
              </a:graphicData>
            </a:graphic>
          </wp:inline>
        </w:drawing>
      </w:r>
    </w:p>
    <w:p w:rsidR="00CC2888" w:rsidRDefault="00CC2888" w:rsidP="00CC2888">
      <w:pPr>
        <w:rPr>
          <w:rFonts w:ascii="Times New Roman" w:hAnsi="Times New Roman"/>
          <w:b/>
          <w:bCs/>
          <w:sz w:val="26"/>
          <w:szCs w:val="26"/>
        </w:rPr>
      </w:pPr>
      <w:r>
        <w:rPr>
          <w:rFonts w:ascii="Times New Roman" w:hAnsi="Times New Roman"/>
          <w:b/>
          <w:bCs/>
          <w:sz w:val="26"/>
          <w:szCs w:val="26"/>
        </w:rPr>
        <w:t xml:space="preserve">IMPORTANT </w:t>
      </w:r>
      <w:proofErr w:type="gramStart"/>
      <w:r>
        <w:rPr>
          <w:rFonts w:ascii="Times New Roman" w:hAnsi="Times New Roman"/>
          <w:b/>
          <w:bCs/>
          <w:sz w:val="26"/>
          <w:szCs w:val="26"/>
        </w:rPr>
        <w:t>POINTS :</w:t>
      </w:r>
      <w:proofErr w:type="gramEnd"/>
    </w:p>
    <w:p w:rsidR="00CC2888" w:rsidRPr="00FB202F" w:rsidRDefault="00CC2888" w:rsidP="00CC2888">
      <w:pPr>
        <w:spacing w:after="100" w:afterAutospacing="1" w:line="240" w:lineRule="auto"/>
        <w:rPr>
          <w:rFonts w:ascii="Times New Roman" w:hAnsi="Times New Roman"/>
          <w:sz w:val="24"/>
          <w:szCs w:val="24"/>
        </w:rPr>
      </w:pPr>
      <w:r w:rsidRPr="00FB202F">
        <w:rPr>
          <w:rFonts w:ascii="Times New Roman" w:hAnsi="Times New Roman"/>
          <w:sz w:val="24"/>
          <w:szCs w:val="24"/>
        </w:rPr>
        <w:t xml:space="preserve"> </w:t>
      </w:r>
      <w:r w:rsidRPr="00FB202F">
        <w:rPr>
          <w:rFonts w:ascii="Times New Roman" w:hAnsi="Times New Roman"/>
          <w:b/>
          <w:bCs/>
          <w:sz w:val="24"/>
          <w:szCs w:val="24"/>
        </w:rPr>
        <w:t>Method Overriding</w:t>
      </w:r>
      <w:r w:rsidRPr="00FB202F">
        <w:rPr>
          <w:rFonts w:ascii="Times New Roman" w:hAnsi="Times New Roman"/>
          <w:sz w:val="24"/>
          <w:szCs w:val="24"/>
        </w:rPr>
        <w:t>:</w:t>
      </w:r>
    </w:p>
    <w:p w:rsidR="00CC2888" w:rsidRPr="00FB202F" w:rsidRDefault="00CC2888" w:rsidP="00CC2888">
      <w:pPr>
        <w:numPr>
          <w:ilvl w:val="0"/>
          <w:numId w:val="4"/>
        </w:numPr>
        <w:spacing w:after="100" w:afterAutospacing="1" w:line="240" w:lineRule="auto"/>
        <w:rPr>
          <w:rFonts w:ascii="Times New Roman" w:hAnsi="Times New Roman"/>
          <w:sz w:val="24"/>
          <w:szCs w:val="24"/>
        </w:rPr>
      </w:pPr>
      <w:r w:rsidRPr="00FB202F">
        <w:rPr>
          <w:rFonts w:ascii="Times New Roman" w:hAnsi="Times New Roman"/>
          <w:sz w:val="24"/>
          <w:szCs w:val="24"/>
        </w:rPr>
        <w:t xml:space="preserve">All classes override </w:t>
      </w:r>
      <w:proofErr w:type="spellStart"/>
      <w:proofErr w:type="gramStart"/>
      <w:r w:rsidRPr="00FB202F">
        <w:rPr>
          <w:rFonts w:ascii="Times New Roman" w:hAnsi="Times New Roman"/>
          <w:sz w:val="20"/>
        </w:rPr>
        <w:t>getPerimeter</w:t>
      </w:r>
      <w:proofErr w:type="spellEnd"/>
      <w:r w:rsidRPr="00FB202F">
        <w:rPr>
          <w:rFonts w:ascii="Times New Roman" w:hAnsi="Times New Roman"/>
          <w:sz w:val="20"/>
        </w:rPr>
        <w:t>(</w:t>
      </w:r>
      <w:proofErr w:type="gramEnd"/>
      <w:r w:rsidRPr="00FB202F">
        <w:rPr>
          <w:rFonts w:ascii="Times New Roman" w:hAnsi="Times New Roman"/>
          <w:sz w:val="20"/>
        </w:rPr>
        <w:t>)</w:t>
      </w:r>
      <w:r w:rsidRPr="00FB202F">
        <w:rPr>
          <w:rFonts w:ascii="Times New Roman" w:hAnsi="Times New Roman"/>
          <w:sz w:val="24"/>
          <w:szCs w:val="24"/>
        </w:rPr>
        <w:t xml:space="preserve"> with their own logic..</w:t>
      </w:r>
    </w:p>
    <w:p w:rsidR="00CC2888" w:rsidRPr="00FB202F" w:rsidRDefault="00CC2888" w:rsidP="00CC2888">
      <w:pPr>
        <w:spacing w:after="100" w:afterAutospacing="1" w:line="240" w:lineRule="auto"/>
        <w:rPr>
          <w:rFonts w:ascii="Times New Roman" w:hAnsi="Times New Roman"/>
          <w:sz w:val="24"/>
          <w:szCs w:val="24"/>
        </w:rPr>
      </w:pPr>
      <w:r w:rsidRPr="00FB202F">
        <w:rPr>
          <w:rFonts w:ascii="Times New Roman" w:hAnsi="Times New Roman"/>
          <w:b/>
          <w:bCs/>
          <w:sz w:val="24"/>
          <w:szCs w:val="24"/>
        </w:rPr>
        <w:t>Polymorphism in Main Class</w:t>
      </w:r>
      <w:r w:rsidRPr="00FB202F">
        <w:rPr>
          <w:rFonts w:ascii="Times New Roman" w:hAnsi="Times New Roman"/>
          <w:sz w:val="24"/>
          <w:szCs w:val="24"/>
        </w:rPr>
        <w:t>:</w:t>
      </w:r>
    </w:p>
    <w:p w:rsidR="00CC2888" w:rsidRPr="00FB202F" w:rsidRDefault="00CC2888" w:rsidP="00CC2888">
      <w:pPr>
        <w:numPr>
          <w:ilvl w:val="0"/>
          <w:numId w:val="5"/>
        </w:numPr>
        <w:spacing w:after="100" w:afterAutospacing="1" w:line="240" w:lineRule="auto"/>
        <w:rPr>
          <w:rFonts w:ascii="Times New Roman" w:hAnsi="Times New Roman"/>
          <w:sz w:val="24"/>
          <w:szCs w:val="24"/>
        </w:rPr>
      </w:pPr>
      <w:r w:rsidRPr="00FB202F">
        <w:rPr>
          <w:rFonts w:ascii="Times New Roman" w:hAnsi="Times New Roman"/>
          <w:sz w:val="20"/>
        </w:rPr>
        <w:t>Shape</w:t>
      </w:r>
      <w:r w:rsidRPr="00FB202F">
        <w:rPr>
          <w:rFonts w:ascii="Times New Roman" w:hAnsi="Times New Roman"/>
          <w:sz w:val="24"/>
          <w:szCs w:val="24"/>
        </w:rPr>
        <w:t xml:space="preserve"> references are used for all objects (</w:t>
      </w:r>
      <w:r w:rsidRPr="00FB202F">
        <w:rPr>
          <w:rFonts w:ascii="Times New Roman" w:hAnsi="Times New Roman"/>
          <w:sz w:val="20"/>
        </w:rPr>
        <w:t>Rectangle</w:t>
      </w:r>
      <w:r w:rsidRPr="00FB202F">
        <w:rPr>
          <w:rFonts w:ascii="Times New Roman" w:hAnsi="Times New Roman"/>
          <w:sz w:val="24"/>
          <w:szCs w:val="24"/>
        </w:rPr>
        <w:t xml:space="preserve">, </w:t>
      </w:r>
      <w:r w:rsidRPr="00FB202F">
        <w:rPr>
          <w:rFonts w:ascii="Times New Roman" w:hAnsi="Times New Roman"/>
          <w:sz w:val="20"/>
        </w:rPr>
        <w:t>Circle</w:t>
      </w:r>
      <w:r w:rsidRPr="00FB202F">
        <w:rPr>
          <w:rFonts w:ascii="Times New Roman" w:hAnsi="Times New Roman"/>
          <w:sz w:val="24"/>
          <w:szCs w:val="24"/>
        </w:rPr>
        <w:t xml:space="preserve">, </w:t>
      </w:r>
      <w:proofErr w:type="gramStart"/>
      <w:r w:rsidRPr="00FB202F">
        <w:rPr>
          <w:rFonts w:ascii="Times New Roman" w:hAnsi="Times New Roman"/>
          <w:sz w:val="20"/>
        </w:rPr>
        <w:t>Triangle</w:t>
      </w:r>
      <w:proofErr w:type="gramEnd"/>
      <w:r w:rsidRPr="00FB202F">
        <w:rPr>
          <w:rFonts w:ascii="Times New Roman" w:hAnsi="Times New Roman"/>
          <w:sz w:val="24"/>
          <w:szCs w:val="24"/>
        </w:rPr>
        <w:t>).</w:t>
      </w:r>
    </w:p>
    <w:p w:rsidR="00CC2888" w:rsidRPr="00FB202F" w:rsidRDefault="00CC2888" w:rsidP="00CC2888">
      <w:pPr>
        <w:numPr>
          <w:ilvl w:val="0"/>
          <w:numId w:val="5"/>
        </w:numPr>
        <w:spacing w:after="100" w:afterAutospacing="1" w:line="240" w:lineRule="auto"/>
        <w:rPr>
          <w:rFonts w:ascii="Times New Roman" w:hAnsi="Times New Roman"/>
          <w:sz w:val="24"/>
          <w:szCs w:val="24"/>
        </w:rPr>
      </w:pPr>
      <w:r w:rsidRPr="00FB202F">
        <w:rPr>
          <w:rFonts w:ascii="Times New Roman" w:hAnsi="Times New Roman"/>
          <w:sz w:val="24"/>
          <w:szCs w:val="24"/>
        </w:rPr>
        <w:t>Demonstrates dynamic method dispatch.</w:t>
      </w:r>
    </w:p>
    <w:p w:rsidR="00CC2888" w:rsidRPr="00FB202F" w:rsidRDefault="00CC2888" w:rsidP="00CC2888">
      <w:pPr>
        <w:spacing w:after="100" w:afterAutospacing="1" w:line="240" w:lineRule="auto"/>
        <w:rPr>
          <w:rFonts w:ascii="Times New Roman" w:hAnsi="Times New Roman"/>
          <w:sz w:val="24"/>
          <w:szCs w:val="24"/>
        </w:rPr>
      </w:pPr>
      <w:r w:rsidRPr="00FB202F">
        <w:rPr>
          <w:rFonts w:ascii="Times New Roman" w:hAnsi="Times New Roman"/>
          <w:b/>
          <w:bCs/>
          <w:sz w:val="24"/>
          <w:szCs w:val="24"/>
        </w:rPr>
        <w:t xml:space="preserve">Use of </w:t>
      </w:r>
      <w:proofErr w:type="spellStart"/>
      <w:r w:rsidRPr="00FB202F">
        <w:rPr>
          <w:rFonts w:ascii="Times New Roman" w:hAnsi="Times New Roman"/>
          <w:b/>
          <w:bCs/>
          <w:sz w:val="20"/>
        </w:rPr>
        <w:t>Math.PI</w:t>
      </w:r>
      <w:proofErr w:type="spellEnd"/>
      <w:r w:rsidRPr="00FB202F">
        <w:rPr>
          <w:rFonts w:ascii="Times New Roman" w:hAnsi="Times New Roman"/>
          <w:sz w:val="24"/>
          <w:szCs w:val="24"/>
        </w:rPr>
        <w:t>:</w:t>
      </w:r>
    </w:p>
    <w:p w:rsidR="00CC2888" w:rsidRDefault="00CC2888" w:rsidP="00CC2888">
      <w:pPr>
        <w:numPr>
          <w:ilvl w:val="0"/>
          <w:numId w:val="6"/>
        </w:numPr>
        <w:spacing w:after="100" w:afterAutospacing="1" w:line="240" w:lineRule="auto"/>
        <w:rPr>
          <w:rFonts w:ascii="Times New Roman" w:hAnsi="Times New Roman"/>
          <w:sz w:val="24"/>
          <w:szCs w:val="24"/>
        </w:rPr>
      </w:pPr>
      <w:r w:rsidRPr="00FB202F">
        <w:rPr>
          <w:rFonts w:ascii="Times New Roman" w:hAnsi="Times New Roman"/>
          <w:sz w:val="24"/>
          <w:szCs w:val="24"/>
        </w:rPr>
        <w:t>Ensures precision in circle perimeter calculati</w:t>
      </w:r>
      <w:r>
        <w:rPr>
          <w:rFonts w:ascii="Times New Roman" w:hAnsi="Times New Roman"/>
          <w:sz w:val="24"/>
          <w:szCs w:val="24"/>
        </w:rPr>
        <w:t>on.</w:t>
      </w:r>
    </w:p>
    <w:p w:rsidR="00CC2888" w:rsidRDefault="00CC2888" w:rsidP="00CC2888">
      <w:pPr>
        <w:spacing w:after="100" w:afterAutospacing="1" w:line="240" w:lineRule="auto"/>
        <w:rPr>
          <w:rFonts w:ascii="Times New Roman" w:hAnsi="Times New Roman"/>
          <w:b/>
          <w:bCs/>
          <w:sz w:val="24"/>
          <w:szCs w:val="24"/>
        </w:rPr>
      </w:pPr>
    </w:p>
    <w:p w:rsidR="00CC2888" w:rsidRDefault="00CC2888" w:rsidP="00CC2888">
      <w:pPr>
        <w:spacing w:after="100" w:afterAutospacing="1" w:line="240" w:lineRule="auto"/>
        <w:rPr>
          <w:rFonts w:ascii="Times New Roman" w:hAnsi="Times New Roman"/>
          <w:b/>
          <w:bCs/>
          <w:sz w:val="24"/>
          <w:szCs w:val="24"/>
        </w:rPr>
      </w:pPr>
    </w:p>
    <w:p w:rsidR="00CC2888" w:rsidRDefault="00CC2888" w:rsidP="00CC2888">
      <w:pPr>
        <w:spacing w:after="100" w:afterAutospacing="1" w:line="240" w:lineRule="auto"/>
        <w:rPr>
          <w:rFonts w:ascii="Times New Roman" w:hAnsi="Times New Roman"/>
          <w:b/>
          <w:bCs/>
          <w:sz w:val="24"/>
          <w:szCs w:val="24"/>
        </w:rPr>
      </w:pPr>
    </w:p>
    <w:p w:rsidR="00CC2888" w:rsidRDefault="00CC2888" w:rsidP="00CC2888">
      <w:pPr>
        <w:spacing w:after="100" w:afterAutospacing="1" w:line="240" w:lineRule="auto"/>
        <w:rPr>
          <w:rFonts w:ascii="Times New Roman" w:hAnsi="Times New Roman"/>
          <w:b/>
          <w:bCs/>
          <w:sz w:val="24"/>
          <w:szCs w:val="24"/>
        </w:rPr>
      </w:pPr>
    </w:p>
    <w:p w:rsidR="00CC2888" w:rsidRPr="00FB202F" w:rsidRDefault="00CC2888" w:rsidP="00CC2888">
      <w:pPr>
        <w:spacing w:after="100" w:afterAutospacing="1" w:line="240" w:lineRule="auto"/>
        <w:rPr>
          <w:rFonts w:ascii="Times New Roman" w:hAnsi="Times New Roman"/>
          <w:b/>
          <w:bCs/>
          <w:sz w:val="24"/>
          <w:szCs w:val="24"/>
        </w:rPr>
      </w:pPr>
      <w:r w:rsidRPr="00FB202F">
        <w:rPr>
          <w:rFonts w:ascii="Times New Roman" w:hAnsi="Times New Roman"/>
          <w:b/>
          <w:bCs/>
          <w:sz w:val="24"/>
          <w:szCs w:val="24"/>
        </w:rPr>
        <w:t xml:space="preserve">CLASS </w:t>
      </w:r>
      <w:proofErr w:type="gramStart"/>
      <w:r w:rsidRPr="00FB202F">
        <w:rPr>
          <w:rFonts w:ascii="Times New Roman" w:hAnsi="Times New Roman"/>
          <w:b/>
          <w:bCs/>
          <w:sz w:val="24"/>
          <w:szCs w:val="24"/>
        </w:rPr>
        <w:t>DAIGRAM :</w:t>
      </w:r>
      <w:proofErr w:type="gramEnd"/>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    &lt;&lt;interface&gt;</w:t>
      </w:r>
      <w:proofErr w:type="gramStart"/>
      <w:r w:rsidRPr="00FB202F">
        <w:rPr>
          <w:rFonts w:ascii="Times New Roman" w:hAnsi="Times New Roman"/>
          <w:sz w:val="24"/>
          <w:szCs w:val="24"/>
        </w:rPr>
        <w:t>&gt;</w:t>
      </w:r>
      <w:r>
        <w:rPr>
          <w:rFonts w:ascii="Times New Roman" w:hAnsi="Times New Roman"/>
          <w:sz w:val="24"/>
          <w:szCs w:val="24"/>
        </w:rPr>
        <w:t xml:space="preserve">  </w:t>
      </w:r>
      <w:r w:rsidRPr="00FB202F">
        <w:rPr>
          <w:rFonts w:ascii="Times New Roman" w:hAnsi="Times New Roman"/>
          <w:sz w:val="24"/>
          <w:szCs w:val="24"/>
        </w:rPr>
        <w:t>|</w:t>
      </w:r>
      <w:proofErr w:type="gramEnd"/>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    </w:t>
      </w:r>
      <w:r>
        <w:rPr>
          <w:rFonts w:ascii="Times New Roman" w:hAnsi="Times New Roman"/>
          <w:sz w:val="24"/>
          <w:szCs w:val="24"/>
        </w:rPr>
        <w:t xml:space="preserve">    </w:t>
      </w:r>
      <w:r w:rsidRPr="00FB202F">
        <w:rPr>
          <w:rFonts w:ascii="Times New Roman" w:hAnsi="Times New Roman"/>
          <w:sz w:val="24"/>
          <w:szCs w:val="24"/>
        </w:rPr>
        <w:t xml:space="preserve"> Shape     </w:t>
      </w:r>
      <w:r>
        <w:rPr>
          <w:rFonts w:ascii="Times New Roman" w:hAnsi="Times New Roman"/>
          <w:sz w:val="24"/>
          <w:szCs w:val="24"/>
        </w:rPr>
        <w:t xml:space="preserve">    </w:t>
      </w:r>
      <w:r w:rsidRPr="00FB202F">
        <w:rPr>
          <w:rFonts w:ascii="Times New Roman" w:hAnsi="Times New Roman"/>
          <w:sz w:val="24"/>
          <w:szCs w:val="24"/>
        </w:rPr>
        <w:t xml:space="preserve"> |</w:t>
      </w:r>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 xml:space="preserve"> +</w:t>
      </w:r>
      <w:proofErr w:type="spellStart"/>
      <w:proofErr w:type="gramStart"/>
      <w:r w:rsidRPr="00FB202F">
        <w:rPr>
          <w:rFonts w:ascii="Times New Roman" w:hAnsi="Times New Roman"/>
          <w:sz w:val="24"/>
          <w:szCs w:val="24"/>
        </w:rPr>
        <w:t>getPerimeter</w:t>
      </w:r>
      <w:proofErr w:type="spellEnd"/>
      <w:r w:rsidRPr="00FB202F">
        <w:rPr>
          <w:rFonts w:ascii="Times New Roman" w:hAnsi="Times New Roman"/>
          <w:sz w:val="24"/>
          <w:szCs w:val="24"/>
        </w:rPr>
        <w:t>(</w:t>
      </w:r>
      <w:proofErr w:type="gramEnd"/>
      <w:r w:rsidRPr="00FB202F">
        <w:rPr>
          <w:rFonts w:ascii="Times New Roman" w:hAnsi="Times New Roman"/>
          <w:sz w:val="24"/>
          <w:szCs w:val="24"/>
        </w:rPr>
        <w:t>)</w:t>
      </w:r>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1276"/>
        <w:rPr>
          <w:rFonts w:ascii="Times New Roman" w:hAnsi="Times New Roman"/>
          <w:sz w:val="24"/>
          <w:szCs w:val="24"/>
        </w:rPr>
      </w:pPr>
      <w:r w:rsidRPr="00FB202F">
        <w:rPr>
          <w:rFonts w:ascii="Times New Roman" w:hAnsi="Times New Roman"/>
          <w:sz w:val="24"/>
          <w:szCs w:val="24"/>
        </w:rPr>
        <w:t xml:space="preserve">                 ▲</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          </w:t>
      </w:r>
      <w:r>
        <w:rPr>
          <w:rFonts w:ascii="Times New Roman" w:hAnsi="Times New Roman"/>
          <w:sz w:val="24"/>
          <w:szCs w:val="24"/>
        </w:rPr>
        <w:t xml:space="preserve">                    </w:t>
      </w:r>
      <w:proofErr w:type="spellStart"/>
      <w:r>
        <w:rPr>
          <w:rFonts w:ascii="Times New Roman" w:hAnsi="Times New Roman"/>
          <w:sz w:val="24"/>
          <w:szCs w:val="24"/>
        </w:rPr>
        <w:t>│</w:t>
      </w:r>
      <w:proofErr w:type="spellEnd"/>
      <w:r>
        <w:rPr>
          <w:rFonts w:ascii="Times New Roman" w:hAnsi="Times New Roman"/>
          <w:sz w:val="24"/>
          <w:szCs w:val="24"/>
        </w:rPr>
        <w:t xml:space="preserve">                                </w:t>
      </w:r>
      <w:proofErr w:type="spellStart"/>
      <w:r w:rsidRPr="00FB202F">
        <w:rPr>
          <w:rFonts w:ascii="Times New Roman" w:hAnsi="Times New Roman"/>
          <w:sz w:val="24"/>
          <w:szCs w:val="24"/>
        </w:rPr>
        <w:t>│</w:t>
      </w:r>
      <w:proofErr w:type="spellEnd"/>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proofErr w:type="gramStart"/>
      <w:r w:rsidRPr="00FB202F">
        <w:rPr>
          <w:rFonts w:ascii="Times New Roman" w:hAnsi="Times New Roman"/>
          <w:sz w:val="24"/>
          <w:szCs w:val="24"/>
        </w:rPr>
        <w:t>Rectangle  |</w:t>
      </w:r>
      <w:proofErr w:type="gramEnd"/>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  Circle  |</w:t>
      </w:r>
      <w:r>
        <w:rPr>
          <w:rFonts w:ascii="Times New Roman" w:hAnsi="Times New Roman"/>
          <w:sz w:val="24"/>
          <w:szCs w:val="24"/>
        </w:rPr>
        <w:t xml:space="preserve">                 | Triangle</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r>
        <w:rPr>
          <w:rFonts w:ascii="Times New Roman" w:hAnsi="Times New Roman"/>
          <w:sz w:val="24"/>
          <w:szCs w:val="24"/>
        </w:rPr>
        <w:t xml:space="preserve">          </w:t>
      </w: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 length   |</w:t>
      </w:r>
      <w:r>
        <w:rPr>
          <w:rFonts w:ascii="Times New Roman" w:hAnsi="Times New Roman"/>
          <w:sz w:val="24"/>
          <w:szCs w:val="24"/>
        </w:rPr>
        <w:t xml:space="preserve">               </w:t>
      </w:r>
      <w:r w:rsidRPr="00FB202F">
        <w:rPr>
          <w:rFonts w:ascii="Times New Roman" w:hAnsi="Times New Roman"/>
          <w:sz w:val="24"/>
          <w:szCs w:val="24"/>
        </w:rPr>
        <w:t xml:space="preserve"> | - radius |</w:t>
      </w:r>
      <w:r>
        <w:rPr>
          <w:rFonts w:ascii="Times New Roman" w:hAnsi="Times New Roman"/>
          <w:sz w:val="24"/>
          <w:szCs w:val="24"/>
        </w:rPr>
        <w:t xml:space="preserve">              </w:t>
      </w:r>
      <w:r w:rsidRPr="00FB202F">
        <w:rPr>
          <w:rFonts w:ascii="Times New Roman" w:hAnsi="Times New Roman"/>
          <w:sz w:val="24"/>
          <w:szCs w:val="24"/>
        </w:rPr>
        <w:t xml:space="preserve"> </w:t>
      </w:r>
      <w:r>
        <w:rPr>
          <w:rFonts w:ascii="Times New Roman" w:hAnsi="Times New Roman"/>
          <w:sz w:val="24"/>
          <w:szCs w:val="24"/>
        </w:rPr>
        <w:t xml:space="preserve"> | - </w:t>
      </w:r>
      <w:proofErr w:type="spellStart"/>
      <w:r>
        <w:rPr>
          <w:rFonts w:ascii="Times New Roman" w:hAnsi="Times New Roman"/>
          <w:sz w:val="24"/>
          <w:szCs w:val="24"/>
        </w:rPr>
        <w:t>sideA</w:t>
      </w:r>
      <w:proofErr w:type="spellEnd"/>
      <w:r>
        <w:rPr>
          <w:rFonts w:ascii="Times New Roman" w:hAnsi="Times New Roman"/>
          <w:sz w:val="24"/>
          <w:szCs w:val="24"/>
        </w:rPr>
        <w:t xml:space="preserve">   </w:t>
      </w:r>
      <w:r w:rsidRPr="00FB202F">
        <w:rPr>
          <w:rFonts w:ascii="Times New Roman" w:hAnsi="Times New Roman"/>
          <w:sz w:val="24"/>
          <w:szCs w:val="24"/>
        </w:rPr>
        <w:t xml:space="preserve"> |</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 width    | </w:t>
      </w:r>
      <w:r>
        <w:rPr>
          <w:rFonts w:ascii="Times New Roman" w:hAnsi="Times New Roman"/>
          <w:sz w:val="24"/>
          <w:szCs w:val="24"/>
        </w:rPr>
        <w:t xml:space="preserve">               </w:t>
      </w:r>
      <w:r w:rsidRPr="00FB202F">
        <w:rPr>
          <w:rFonts w:ascii="Times New Roman" w:hAnsi="Times New Roman"/>
          <w:sz w:val="24"/>
          <w:szCs w:val="24"/>
        </w:rPr>
        <w:t>+----------+</w:t>
      </w:r>
      <w:r>
        <w:rPr>
          <w:rFonts w:ascii="Times New Roman" w:hAnsi="Times New Roman"/>
          <w:sz w:val="24"/>
          <w:szCs w:val="24"/>
        </w:rPr>
        <w:t xml:space="preserve">              | - </w:t>
      </w:r>
      <w:proofErr w:type="spellStart"/>
      <w:r>
        <w:rPr>
          <w:rFonts w:ascii="Times New Roman" w:hAnsi="Times New Roman"/>
          <w:sz w:val="24"/>
          <w:szCs w:val="24"/>
        </w:rPr>
        <w:t>sideB</w:t>
      </w:r>
      <w:proofErr w:type="spellEnd"/>
      <w:r>
        <w:rPr>
          <w:rFonts w:ascii="Times New Roman" w:hAnsi="Times New Roman"/>
          <w:sz w:val="24"/>
          <w:szCs w:val="24"/>
        </w:rPr>
        <w:t xml:space="preserve">   </w:t>
      </w:r>
      <w:r w:rsidRPr="00FB202F">
        <w:rPr>
          <w:rFonts w:ascii="Times New Roman" w:hAnsi="Times New Roman"/>
          <w:sz w:val="24"/>
          <w:szCs w:val="24"/>
        </w:rPr>
        <w:t xml:space="preserve"> |</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 - </w:t>
      </w:r>
      <w:proofErr w:type="spellStart"/>
      <w:r>
        <w:rPr>
          <w:rFonts w:ascii="Times New Roman" w:hAnsi="Times New Roman"/>
          <w:sz w:val="24"/>
          <w:szCs w:val="24"/>
        </w:rPr>
        <w:t>sideC</w:t>
      </w:r>
      <w:proofErr w:type="spellEnd"/>
      <w:r>
        <w:rPr>
          <w:rFonts w:ascii="Times New Roman" w:hAnsi="Times New Roman"/>
          <w:sz w:val="24"/>
          <w:szCs w:val="24"/>
        </w:rPr>
        <w:t xml:space="preserve">    </w:t>
      </w:r>
      <w:r w:rsidRPr="00FB202F">
        <w:rPr>
          <w:rFonts w:ascii="Times New Roman" w:hAnsi="Times New Roman"/>
          <w:sz w:val="24"/>
          <w:szCs w:val="24"/>
        </w:rPr>
        <w:t>|</w:t>
      </w:r>
    </w:p>
    <w:p w:rsidR="00CC2888" w:rsidRPr="00FB202F" w:rsidRDefault="00CC2888" w:rsidP="00CC2888">
      <w:pPr>
        <w:spacing w:before="10" w:beforeAutospacing="0" w:after="14" w:line="240" w:lineRule="auto"/>
        <w:ind w:left="426" w:hanging="284"/>
        <w:rPr>
          <w:rFonts w:ascii="Times New Roman" w:hAnsi="Times New Roman"/>
          <w:sz w:val="24"/>
          <w:szCs w:val="24"/>
        </w:rPr>
      </w:pPr>
      <w:r>
        <w:rPr>
          <w:rFonts w:ascii="Times New Roman" w:hAnsi="Times New Roman"/>
          <w:sz w:val="24"/>
          <w:szCs w:val="24"/>
        </w:rPr>
        <w:t>| +</w:t>
      </w:r>
      <w:proofErr w:type="spellStart"/>
      <w:proofErr w:type="gramStart"/>
      <w:r>
        <w:rPr>
          <w:rFonts w:ascii="Times New Roman" w:hAnsi="Times New Roman"/>
          <w:sz w:val="24"/>
          <w:szCs w:val="24"/>
        </w:rPr>
        <w:t>getPerimeter</w:t>
      </w:r>
      <w:proofErr w:type="spellEnd"/>
      <w:r>
        <w:rPr>
          <w:rFonts w:ascii="Times New Roman" w:hAnsi="Times New Roman"/>
          <w:sz w:val="24"/>
          <w:szCs w:val="24"/>
        </w:rPr>
        <w:t>(</w:t>
      </w:r>
      <w:proofErr w:type="gramEnd"/>
      <w:r>
        <w:rPr>
          <w:rFonts w:ascii="Times New Roman" w:hAnsi="Times New Roman"/>
          <w:sz w:val="24"/>
          <w:szCs w:val="24"/>
        </w:rPr>
        <w:t>)|</w:t>
      </w: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 xml:space="preserve">   +-------------+</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 xml:space="preserve">  | +</w:t>
      </w:r>
      <w:proofErr w:type="spellStart"/>
      <w:proofErr w:type="gramStart"/>
      <w:r w:rsidRPr="00FB202F">
        <w:rPr>
          <w:rFonts w:ascii="Times New Roman" w:hAnsi="Times New Roman"/>
          <w:sz w:val="24"/>
          <w:szCs w:val="24"/>
        </w:rPr>
        <w:t>getPerimeter</w:t>
      </w:r>
      <w:proofErr w:type="spellEnd"/>
      <w:r w:rsidRPr="00FB202F">
        <w:rPr>
          <w:rFonts w:ascii="Times New Roman" w:hAnsi="Times New Roman"/>
          <w:sz w:val="24"/>
          <w:szCs w:val="24"/>
        </w:rPr>
        <w:t>(</w:t>
      </w:r>
      <w:proofErr w:type="gramEnd"/>
      <w:r w:rsidRPr="00FB202F">
        <w:rPr>
          <w:rFonts w:ascii="Times New Roman" w:hAnsi="Times New Roman"/>
          <w:sz w:val="24"/>
          <w:szCs w:val="24"/>
        </w:rPr>
        <w:t>)|</w:t>
      </w:r>
    </w:p>
    <w:p w:rsidR="00CC2888" w:rsidRPr="00FB202F" w:rsidRDefault="00CC2888" w:rsidP="00CC2888">
      <w:pPr>
        <w:spacing w:before="10" w:beforeAutospacing="0" w:after="14" w:line="240" w:lineRule="auto"/>
        <w:ind w:left="426" w:hanging="284"/>
        <w:rPr>
          <w:rFonts w:ascii="Times New Roman" w:hAnsi="Times New Roman"/>
          <w:sz w:val="24"/>
          <w:szCs w:val="24"/>
        </w:rPr>
      </w:pPr>
      <w:r w:rsidRPr="00FB202F">
        <w:rPr>
          <w:rFonts w:ascii="Times New Roman" w:hAnsi="Times New Roman"/>
          <w:sz w:val="24"/>
          <w:szCs w:val="24"/>
        </w:rPr>
        <w:t xml:space="preserve">                         </w:t>
      </w:r>
      <w:r>
        <w:rPr>
          <w:rFonts w:ascii="Times New Roman" w:hAnsi="Times New Roman"/>
          <w:sz w:val="24"/>
          <w:szCs w:val="24"/>
        </w:rPr>
        <w:t xml:space="preserve">                                       </w:t>
      </w:r>
      <w:r w:rsidRPr="00FB202F">
        <w:rPr>
          <w:rFonts w:ascii="Times New Roman" w:hAnsi="Times New Roman"/>
          <w:sz w:val="24"/>
          <w:szCs w:val="24"/>
        </w:rPr>
        <w:t>+</w:t>
      </w:r>
      <w:r>
        <w:rPr>
          <w:rFonts w:ascii="Times New Roman" w:hAnsi="Times New Roman"/>
          <w:sz w:val="24"/>
          <w:szCs w:val="24"/>
        </w:rPr>
        <w:t xml:space="preserve"> </w:t>
      </w:r>
      <w:r w:rsidRPr="00FB202F">
        <w:rPr>
          <w:rFonts w:ascii="Times New Roman" w:hAnsi="Times New Roman"/>
          <w:sz w:val="24"/>
          <w:szCs w:val="24"/>
        </w:rPr>
        <w:t>-------------</w:t>
      </w:r>
      <w:r>
        <w:rPr>
          <w:rFonts w:ascii="Times New Roman" w:hAnsi="Times New Roman"/>
          <w:sz w:val="24"/>
          <w:szCs w:val="24"/>
        </w:rPr>
        <w:t xml:space="preserve">   </w:t>
      </w:r>
      <w:r w:rsidRPr="00FB202F">
        <w:rPr>
          <w:rFonts w:ascii="Times New Roman" w:hAnsi="Times New Roman"/>
          <w:sz w:val="24"/>
          <w:szCs w:val="24"/>
        </w:rPr>
        <w:t>+</w:t>
      </w:r>
    </w:p>
    <w:p w:rsidR="00CC2888" w:rsidRDefault="00CC2888" w:rsidP="00CC2888">
      <w:pPr>
        <w:spacing w:before="10" w:beforeAutospacing="0" w:after="14"/>
        <w:rPr>
          <w:rFonts w:ascii="Times New Roman" w:hAnsi="Times New Roman"/>
          <w:b/>
          <w:bCs/>
          <w:sz w:val="26"/>
          <w:szCs w:val="26"/>
        </w:rPr>
      </w:pPr>
    </w:p>
    <w:p w:rsidR="00CC2888" w:rsidRDefault="00CC2888" w:rsidP="00CC2888">
      <w:pPr>
        <w:spacing w:before="10" w:beforeAutospacing="0" w:after="14"/>
        <w:rPr>
          <w:rFonts w:ascii="Times New Roman" w:hAnsi="Times New Roman"/>
          <w:b/>
          <w:bCs/>
          <w:sz w:val="26"/>
          <w:szCs w:val="26"/>
        </w:rPr>
      </w:pPr>
      <w:r>
        <w:rPr>
          <w:rFonts w:ascii="Times New Roman" w:hAnsi="Times New Roman"/>
          <w:b/>
          <w:bCs/>
          <w:sz w:val="26"/>
          <w:szCs w:val="26"/>
        </w:rPr>
        <w:t>2.</w:t>
      </w:r>
      <w:r w:rsidRPr="003458D4">
        <w:rPr>
          <w:rFonts w:ascii="Times New Roman" w:hAnsi="Times New Roman"/>
          <w:b/>
          <w:bCs/>
          <w:sz w:val="26"/>
          <w:szCs w:val="26"/>
        </w:rPr>
        <w:t xml:space="preserve">Write a java program to </w:t>
      </w:r>
      <w:r>
        <w:rPr>
          <w:rFonts w:ascii="Times New Roman" w:hAnsi="Times New Roman"/>
          <w:b/>
          <w:bCs/>
          <w:sz w:val="26"/>
          <w:szCs w:val="26"/>
        </w:rPr>
        <w:t xml:space="preserve">an interface playable with a method play that takes no </w:t>
      </w:r>
      <w:proofErr w:type="spellStart"/>
      <w:r>
        <w:rPr>
          <w:rFonts w:ascii="Times New Roman" w:hAnsi="Times New Roman"/>
          <w:b/>
          <w:bCs/>
          <w:sz w:val="26"/>
          <w:szCs w:val="26"/>
        </w:rPr>
        <w:t>args</w:t>
      </w:r>
      <w:proofErr w:type="spellEnd"/>
      <w:r>
        <w:rPr>
          <w:rFonts w:ascii="Times New Roman" w:hAnsi="Times New Roman"/>
          <w:b/>
          <w:bCs/>
          <w:sz w:val="26"/>
          <w:szCs w:val="26"/>
        </w:rPr>
        <w:t xml:space="preserve"> and returns void .Create three classes </w:t>
      </w:r>
      <w:proofErr w:type="spellStart"/>
      <w:r>
        <w:rPr>
          <w:rFonts w:ascii="Times New Roman" w:hAnsi="Times New Roman"/>
          <w:b/>
          <w:bCs/>
          <w:sz w:val="26"/>
          <w:szCs w:val="26"/>
        </w:rPr>
        <w:t>Football,Volleyball,Basketball</w:t>
      </w:r>
      <w:proofErr w:type="spellEnd"/>
      <w:r>
        <w:rPr>
          <w:rFonts w:ascii="Times New Roman" w:hAnsi="Times New Roman"/>
          <w:b/>
          <w:bCs/>
          <w:sz w:val="26"/>
          <w:szCs w:val="26"/>
        </w:rPr>
        <w:t xml:space="preserve"> that implements playable interface and override the play() method to play the respective sports.</w:t>
      </w:r>
    </w:p>
    <w:p w:rsidR="00CC2888" w:rsidRDefault="00CC2888" w:rsidP="00CC2888">
      <w:pPr>
        <w:spacing w:before="10" w:beforeAutospacing="0" w:after="14"/>
        <w:rPr>
          <w:rFonts w:ascii="Times New Roman" w:hAnsi="Times New Roman"/>
          <w:b/>
          <w:bCs/>
          <w:sz w:val="26"/>
          <w:szCs w:val="26"/>
        </w:rPr>
      </w:pPr>
    </w:p>
    <w:p w:rsidR="00CC2888" w:rsidRDefault="00CC2888" w:rsidP="00CC2888">
      <w:pPr>
        <w:spacing w:before="10" w:beforeAutospacing="0" w:after="14"/>
        <w:rPr>
          <w:rFonts w:ascii="Times New Roman" w:hAnsi="Times New Roman"/>
          <w:b/>
          <w:bCs/>
          <w:sz w:val="26"/>
          <w:szCs w:val="26"/>
        </w:rPr>
      </w:pPr>
      <w:r>
        <w:rPr>
          <w:rFonts w:ascii="Times New Roman" w:hAnsi="Times New Roman"/>
          <w:b/>
          <w:bCs/>
          <w:sz w:val="26"/>
          <w:szCs w:val="26"/>
        </w:rPr>
        <w:t>CODE:</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736DF9">
        <w:rPr>
          <w:rFonts w:ascii="Consolas" w:hAnsi="Consolas"/>
          <w:color w:val="569CD6"/>
          <w:sz w:val="20"/>
          <w:szCs w:val="20"/>
        </w:rPr>
        <w:t>interface</w:t>
      </w:r>
      <w:proofErr w:type="gramEnd"/>
      <w:r w:rsidRPr="00736DF9">
        <w:rPr>
          <w:rFonts w:ascii="Consolas" w:hAnsi="Consolas"/>
          <w:color w:val="D4D4D4"/>
          <w:sz w:val="20"/>
          <w:szCs w:val="20"/>
        </w:rPr>
        <w:t xml:space="preserve"> Playable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gramStart"/>
      <w:r w:rsidRPr="00736DF9">
        <w:rPr>
          <w:rFonts w:ascii="Consolas" w:hAnsi="Consolas"/>
          <w:color w:val="569CD6"/>
          <w:sz w:val="20"/>
          <w:szCs w:val="20"/>
        </w:rPr>
        <w:t>void</w:t>
      </w:r>
      <w:proofErr w:type="gramEnd"/>
      <w:r w:rsidRPr="00736DF9">
        <w:rPr>
          <w:rFonts w:ascii="Consolas" w:hAnsi="Consolas"/>
          <w:color w:val="D4D4D4"/>
          <w:sz w:val="20"/>
          <w:szCs w:val="20"/>
        </w:rPr>
        <w:t xml:space="preserve"> play();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736DF9">
        <w:rPr>
          <w:rFonts w:ascii="Consolas" w:hAnsi="Consolas"/>
          <w:color w:val="569CD6"/>
          <w:sz w:val="20"/>
          <w:szCs w:val="20"/>
        </w:rPr>
        <w:t>class</w:t>
      </w:r>
      <w:proofErr w:type="gramEnd"/>
      <w:r w:rsidRPr="00736DF9">
        <w:rPr>
          <w:rFonts w:ascii="Consolas" w:hAnsi="Consolas"/>
          <w:color w:val="D4D4D4"/>
          <w:sz w:val="20"/>
          <w:szCs w:val="20"/>
        </w:rPr>
        <w:t xml:space="preserve"> Football </w:t>
      </w:r>
      <w:r w:rsidRPr="00736DF9">
        <w:rPr>
          <w:rFonts w:ascii="Consolas" w:hAnsi="Consolas"/>
          <w:color w:val="569CD6"/>
          <w:sz w:val="20"/>
          <w:szCs w:val="20"/>
        </w:rPr>
        <w:t>implements</w:t>
      </w:r>
      <w:r w:rsidRPr="00736DF9">
        <w:rPr>
          <w:rFonts w:ascii="Consolas" w:hAnsi="Consolas"/>
          <w:color w:val="D4D4D4"/>
          <w:sz w:val="20"/>
          <w:szCs w:val="20"/>
        </w:rPr>
        <w:t xml:space="preserve"> Playable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gramStart"/>
      <w:r w:rsidRPr="00736DF9">
        <w:rPr>
          <w:rFonts w:ascii="Consolas" w:hAnsi="Consolas"/>
          <w:color w:val="569CD6"/>
          <w:sz w:val="20"/>
          <w:szCs w:val="20"/>
        </w:rPr>
        <w:t>public</w:t>
      </w:r>
      <w:proofErr w:type="gramEnd"/>
      <w:r w:rsidRPr="00736DF9">
        <w:rPr>
          <w:rFonts w:ascii="Consolas" w:hAnsi="Consolas"/>
          <w:color w:val="D4D4D4"/>
          <w:sz w:val="20"/>
          <w:szCs w:val="20"/>
        </w:rPr>
        <w:t xml:space="preserve"> </w:t>
      </w:r>
      <w:r w:rsidRPr="00736DF9">
        <w:rPr>
          <w:rFonts w:ascii="Consolas" w:hAnsi="Consolas"/>
          <w:color w:val="569CD6"/>
          <w:sz w:val="20"/>
          <w:szCs w:val="20"/>
        </w:rPr>
        <w:t>void</w:t>
      </w:r>
      <w:r w:rsidRPr="00736DF9">
        <w:rPr>
          <w:rFonts w:ascii="Consolas" w:hAnsi="Consolas"/>
          <w:color w:val="D4D4D4"/>
          <w:sz w:val="20"/>
          <w:szCs w:val="20"/>
        </w:rPr>
        <w:t xml:space="preserve"> play()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System.out.println</w:t>
      </w:r>
      <w:proofErr w:type="spellEnd"/>
      <w:r w:rsidRPr="00736DF9">
        <w:rPr>
          <w:rFonts w:ascii="Consolas" w:hAnsi="Consolas"/>
          <w:color w:val="D4D4D4"/>
          <w:sz w:val="20"/>
          <w:szCs w:val="20"/>
        </w:rPr>
        <w:t>(</w:t>
      </w:r>
      <w:proofErr w:type="gramEnd"/>
      <w:r w:rsidRPr="00736DF9">
        <w:rPr>
          <w:rFonts w:ascii="Consolas" w:hAnsi="Consolas"/>
          <w:color w:val="CE9178"/>
          <w:sz w:val="20"/>
          <w:szCs w:val="20"/>
        </w:rPr>
        <w:t>"</w:t>
      </w:r>
      <w:proofErr w:type="spellStart"/>
      <w:r w:rsidRPr="00736DF9">
        <w:rPr>
          <w:rFonts w:ascii="Consolas" w:hAnsi="Consolas"/>
          <w:color w:val="CE9178"/>
          <w:sz w:val="20"/>
          <w:szCs w:val="20"/>
        </w:rPr>
        <w:t>Name:G.MadhuriChowdary</w:t>
      </w:r>
      <w:proofErr w:type="spellEnd"/>
      <w:r w:rsidRPr="00736DF9">
        <w:rPr>
          <w:rFonts w:ascii="Consolas" w:hAnsi="Consolas"/>
          <w:color w:val="CE9178"/>
          <w:sz w:val="20"/>
          <w:szCs w:val="20"/>
        </w:rPr>
        <w:t xml:space="preserve"> ROLLNO:AV.SC.U4CSE24106"</w:t>
      </w: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System.out.println</w:t>
      </w:r>
      <w:proofErr w:type="spellEnd"/>
      <w:r w:rsidRPr="00736DF9">
        <w:rPr>
          <w:rFonts w:ascii="Consolas" w:hAnsi="Consolas"/>
          <w:color w:val="D4D4D4"/>
          <w:sz w:val="20"/>
          <w:szCs w:val="20"/>
        </w:rPr>
        <w:t>(</w:t>
      </w:r>
      <w:proofErr w:type="gramEnd"/>
      <w:r w:rsidRPr="00736DF9">
        <w:rPr>
          <w:rFonts w:ascii="Consolas" w:hAnsi="Consolas"/>
          <w:color w:val="CE9178"/>
          <w:sz w:val="20"/>
          <w:szCs w:val="20"/>
        </w:rPr>
        <w:t>"Playing Football..."</w:t>
      </w: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736DF9">
        <w:rPr>
          <w:rFonts w:ascii="Consolas" w:hAnsi="Consolas"/>
          <w:color w:val="569CD6"/>
          <w:sz w:val="20"/>
          <w:szCs w:val="20"/>
        </w:rPr>
        <w:t>class</w:t>
      </w:r>
      <w:proofErr w:type="gramEnd"/>
      <w:r w:rsidRPr="00736DF9">
        <w:rPr>
          <w:rFonts w:ascii="Consolas" w:hAnsi="Consolas"/>
          <w:color w:val="D4D4D4"/>
          <w:sz w:val="20"/>
          <w:szCs w:val="20"/>
        </w:rPr>
        <w:t xml:space="preserve"> Volleyball </w:t>
      </w:r>
      <w:r w:rsidRPr="00736DF9">
        <w:rPr>
          <w:rFonts w:ascii="Consolas" w:hAnsi="Consolas"/>
          <w:color w:val="569CD6"/>
          <w:sz w:val="20"/>
          <w:szCs w:val="20"/>
        </w:rPr>
        <w:t>implements</w:t>
      </w:r>
      <w:r w:rsidRPr="00736DF9">
        <w:rPr>
          <w:rFonts w:ascii="Consolas" w:hAnsi="Consolas"/>
          <w:color w:val="D4D4D4"/>
          <w:sz w:val="20"/>
          <w:szCs w:val="20"/>
        </w:rPr>
        <w:t xml:space="preserve"> Playable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gramStart"/>
      <w:r w:rsidRPr="00736DF9">
        <w:rPr>
          <w:rFonts w:ascii="Consolas" w:hAnsi="Consolas"/>
          <w:color w:val="569CD6"/>
          <w:sz w:val="20"/>
          <w:szCs w:val="20"/>
        </w:rPr>
        <w:t>public</w:t>
      </w:r>
      <w:proofErr w:type="gramEnd"/>
      <w:r w:rsidRPr="00736DF9">
        <w:rPr>
          <w:rFonts w:ascii="Consolas" w:hAnsi="Consolas"/>
          <w:color w:val="D4D4D4"/>
          <w:sz w:val="20"/>
          <w:szCs w:val="20"/>
        </w:rPr>
        <w:t xml:space="preserve"> </w:t>
      </w:r>
      <w:r w:rsidRPr="00736DF9">
        <w:rPr>
          <w:rFonts w:ascii="Consolas" w:hAnsi="Consolas"/>
          <w:color w:val="569CD6"/>
          <w:sz w:val="20"/>
          <w:szCs w:val="20"/>
        </w:rPr>
        <w:t>void</w:t>
      </w:r>
      <w:r w:rsidRPr="00736DF9">
        <w:rPr>
          <w:rFonts w:ascii="Consolas" w:hAnsi="Consolas"/>
          <w:color w:val="D4D4D4"/>
          <w:sz w:val="20"/>
          <w:szCs w:val="20"/>
        </w:rPr>
        <w:t xml:space="preserve"> play()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System.out.println</w:t>
      </w:r>
      <w:proofErr w:type="spellEnd"/>
      <w:r w:rsidRPr="00736DF9">
        <w:rPr>
          <w:rFonts w:ascii="Consolas" w:hAnsi="Consolas"/>
          <w:color w:val="D4D4D4"/>
          <w:sz w:val="20"/>
          <w:szCs w:val="20"/>
        </w:rPr>
        <w:t>(</w:t>
      </w:r>
      <w:proofErr w:type="gramEnd"/>
      <w:r w:rsidRPr="00736DF9">
        <w:rPr>
          <w:rFonts w:ascii="Consolas" w:hAnsi="Consolas"/>
          <w:color w:val="CE9178"/>
          <w:sz w:val="20"/>
          <w:szCs w:val="20"/>
        </w:rPr>
        <w:t>"Playing Volleyball..."</w:t>
      </w: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736DF9">
        <w:rPr>
          <w:rFonts w:ascii="Consolas" w:hAnsi="Consolas"/>
          <w:color w:val="569CD6"/>
          <w:sz w:val="20"/>
          <w:szCs w:val="20"/>
        </w:rPr>
        <w:t>class</w:t>
      </w:r>
      <w:proofErr w:type="gramEnd"/>
      <w:r w:rsidRPr="00736DF9">
        <w:rPr>
          <w:rFonts w:ascii="Consolas" w:hAnsi="Consolas"/>
          <w:color w:val="D4D4D4"/>
          <w:sz w:val="20"/>
          <w:szCs w:val="20"/>
        </w:rPr>
        <w:t xml:space="preserve"> Basketball </w:t>
      </w:r>
      <w:r w:rsidRPr="00736DF9">
        <w:rPr>
          <w:rFonts w:ascii="Consolas" w:hAnsi="Consolas"/>
          <w:color w:val="569CD6"/>
          <w:sz w:val="20"/>
          <w:szCs w:val="20"/>
        </w:rPr>
        <w:t>implements</w:t>
      </w:r>
      <w:r w:rsidRPr="00736DF9">
        <w:rPr>
          <w:rFonts w:ascii="Consolas" w:hAnsi="Consolas"/>
          <w:color w:val="D4D4D4"/>
          <w:sz w:val="20"/>
          <w:szCs w:val="20"/>
        </w:rPr>
        <w:t xml:space="preserve"> Playable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gramStart"/>
      <w:r w:rsidRPr="00736DF9">
        <w:rPr>
          <w:rFonts w:ascii="Consolas" w:hAnsi="Consolas"/>
          <w:color w:val="569CD6"/>
          <w:sz w:val="20"/>
          <w:szCs w:val="20"/>
        </w:rPr>
        <w:t>public</w:t>
      </w:r>
      <w:proofErr w:type="gramEnd"/>
      <w:r w:rsidRPr="00736DF9">
        <w:rPr>
          <w:rFonts w:ascii="Consolas" w:hAnsi="Consolas"/>
          <w:color w:val="D4D4D4"/>
          <w:sz w:val="20"/>
          <w:szCs w:val="20"/>
        </w:rPr>
        <w:t xml:space="preserve"> </w:t>
      </w:r>
      <w:r w:rsidRPr="00736DF9">
        <w:rPr>
          <w:rFonts w:ascii="Consolas" w:hAnsi="Consolas"/>
          <w:color w:val="569CD6"/>
          <w:sz w:val="20"/>
          <w:szCs w:val="20"/>
        </w:rPr>
        <w:t>void</w:t>
      </w:r>
      <w:r w:rsidRPr="00736DF9">
        <w:rPr>
          <w:rFonts w:ascii="Consolas" w:hAnsi="Consolas"/>
          <w:color w:val="D4D4D4"/>
          <w:sz w:val="20"/>
          <w:szCs w:val="20"/>
        </w:rPr>
        <w:t xml:space="preserve"> play()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System.out.println</w:t>
      </w:r>
      <w:proofErr w:type="spellEnd"/>
      <w:r w:rsidRPr="00736DF9">
        <w:rPr>
          <w:rFonts w:ascii="Consolas" w:hAnsi="Consolas"/>
          <w:color w:val="D4D4D4"/>
          <w:sz w:val="20"/>
          <w:szCs w:val="20"/>
        </w:rPr>
        <w:t>(</w:t>
      </w:r>
      <w:proofErr w:type="gramEnd"/>
      <w:r w:rsidRPr="00736DF9">
        <w:rPr>
          <w:rFonts w:ascii="Consolas" w:hAnsi="Consolas"/>
          <w:color w:val="CE9178"/>
          <w:sz w:val="20"/>
          <w:szCs w:val="20"/>
        </w:rPr>
        <w:t>"Playing Basketball..."</w:t>
      </w: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lastRenderedPageBreak/>
        <w:t>}</w:t>
      </w:r>
    </w:p>
    <w:p w:rsidR="00CC2888" w:rsidRPr="00736DF9" w:rsidRDefault="00CC2888" w:rsidP="00CC2888">
      <w:pPr>
        <w:shd w:val="clear" w:color="auto" w:fill="1E1E1E"/>
        <w:spacing w:before="0" w:beforeAutospacing="0" w:after="240" w:line="270" w:lineRule="atLeast"/>
        <w:rPr>
          <w:rFonts w:ascii="Consolas" w:hAnsi="Consolas"/>
          <w:color w:val="D4D4D4"/>
          <w:sz w:val="20"/>
          <w:szCs w:val="20"/>
        </w:rPr>
      </w:pP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roofErr w:type="gramStart"/>
      <w:r w:rsidRPr="00736DF9">
        <w:rPr>
          <w:rFonts w:ascii="Consolas" w:hAnsi="Consolas"/>
          <w:color w:val="569CD6"/>
          <w:sz w:val="20"/>
          <w:szCs w:val="20"/>
        </w:rPr>
        <w:t>public</w:t>
      </w:r>
      <w:proofErr w:type="gramEnd"/>
      <w:r w:rsidRPr="00736DF9">
        <w:rPr>
          <w:rFonts w:ascii="Consolas" w:hAnsi="Consolas"/>
          <w:color w:val="D4D4D4"/>
          <w:sz w:val="20"/>
          <w:szCs w:val="20"/>
        </w:rPr>
        <w:t xml:space="preserve"> </w:t>
      </w:r>
      <w:r w:rsidRPr="00736DF9">
        <w:rPr>
          <w:rFonts w:ascii="Consolas" w:hAnsi="Consolas"/>
          <w:color w:val="569CD6"/>
          <w:sz w:val="20"/>
          <w:szCs w:val="20"/>
        </w:rPr>
        <w:t>class</w:t>
      </w:r>
      <w:r w:rsidRPr="00736DF9">
        <w:rPr>
          <w:rFonts w:ascii="Consolas" w:hAnsi="Consolas"/>
          <w:color w:val="D4D4D4"/>
          <w:sz w:val="20"/>
          <w:szCs w:val="20"/>
        </w:rPr>
        <w:t xml:space="preserve"> Main8b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gramStart"/>
      <w:r w:rsidRPr="00736DF9">
        <w:rPr>
          <w:rFonts w:ascii="Consolas" w:hAnsi="Consolas"/>
          <w:color w:val="569CD6"/>
          <w:sz w:val="20"/>
          <w:szCs w:val="20"/>
        </w:rPr>
        <w:t>public</w:t>
      </w:r>
      <w:proofErr w:type="gramEnd"/>
      <w:r w:rsidRPr="00736DF9">
        <w:rPr>
          <w:rFonts w:ascii="Consolas" w:hAnsi="Consolas"/>
          <w:color w:val="D4D4D4"/>
          <w:sz w:val="20"/>
          <w:szCs w:val="20"/>
        </w:rPr>
        <w:t xml:space="preserve"> </w:t>
      </w:r>
      <w:r w:rsidRPr="00736DF9">
        <w:rPr>
          <w:rFonts w:ascii="Consolas" w:hAnsi="Consolas"/>
          <w:color w:val="569CD6"/>
          <w:sz w:val="20"/>
          <w:szCs w:val="20"/>
        </w:rPr>
        <w:t>static</w:t>
      </w:r>
      <w:r w:rsidRPr="00736DF9">
        <w:rPr>
          <w:rFonts w:ascii="Consolas" w:hAnsi="Consolas"/>
          <w:color w:val="D4D4D4"/>
          <w:sz w:val="20"/>
          <w:szCs w:val="20"/>
        </w:rPr>
        <w:t xml:space="preserve"> </w:t>
      </w:r>
      <w:r w:rsidRPr="00736DF9">
        <w:rPr>
          <w:rFonts w:ascii="Consolas" w:hAnsi="Consolas"/>
          <w:color w:val="569CD6"/>
          <w:sz w:val="20"/>
          <w:szCs w:val="20"/>
        </w:rPr>
        <w:t>void</w:t>
      </w:r>
      <w:r w:rsidRPr="00736DF9">
        <w:rPr>
          <w:rFonts w:ascii="Consolas" w:hAnsi="Consolas"/>
          <w:color w:val="D4D4D4"/>
          <w:sz w:val="20"/>
          <w:szCs w:val="20"/>
        </w:rPr>
        <w:t xml:space="preserve"> main(</w:t>
      </w:r>
      <w:r w:rsidRPr="00736DF9">
        <w:rPr>
          <w:rFonts w:ascii="Consolas" w:hAnsi="Consolas"/>
          <w:color w:val="569CD6"/>
          <w:sz w:val="20"/>
          <w:szCs w:val="20"/>
        </w:rPr>
        <w:t>String</w:t>
      </w:r>
      <w:r w:rsidRPr="00736DF9">
        <w:rPr>
          <w:rFonts w:ascii="Consolas" w:hAnsi="Consolas"/>
          <w:color w:val="D4D4D4"/>
          <w:sz w:val="20"/>
          <w:szCs w:val="20"/>
        </w:rPr>
        <w:t xml:space="preserve">[] </w:t>
      </w:r>
      <w:proofErr w:type="spellStart"/>
      <w:r w:rsidRPr="00736DF9">
        <w:rPr>
          <w:rFonts w:ascii="Consolas" w:hAnsi="Consolas"/>
          <w:color w:val="D4D4D4"/>
          <w:sz w:val="20"/>
          <w:szCs w:val="20"/>
        </w:rPr>
        <w:t>args</w:t>
      </w:r>
      <w:proofErr w:type="spellEnd"/>
      <w:r w:rsidRPr="00736DF9">
        <w:rPr>
          <w:rFonts w:ascii="Consolas" w:hAnsi="Consolas"/>
          <w:color w:val="D4D4D4"/>
          <w:sz w:val="20"/>
          <w:szCs w:val="20"/>
        </w:rPr>
        <w:t>)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r w:rsidRPr="00736DF9">
        <w:rPr>
          <w:rFonts w:ascii="Consolas" w:hAnsi="Consolas"/>
          <w:color w:val="569CD6"/>
          <w:sz w:val="20"/>
          <w:szCs w:val="20"/>
        </w:rPr>
        <w:t>Playable</w:t>
      </w:r>
      <w:r w:rsidRPr="00736DF9">
        <w:rPr>
          <w:rFonts w:ascii="Consolas" w:hAnsi="Consolas"/>
          <w:color w:val="D4D4D4"/>
          <w:sz w:val="20"/>
          <w:szCs w:val="20"/>
        </w:rPr>
        <w:t xml:space="preserve"> f = </w:t>
      </w:r>
      <w:r w:rsidRPr="00736DF9">
        <w:rPr>
          <w:rFonts w:ascii="Consolas" w:hAnsi="Consolas"/>
          <w:color w:val="569CD6"/>
          <w:sz w:val="20"/>
          <w:szCs w:val="20"/>
        </w:rPr>
        <w:t>new</w:t>
      </w:r>
      <w:r w:rsidRPr="00736DF9">
        <w:rPr>
          <w:rFonts w:ascii="Consolas" w:hAnsi="Consolas"/>
          <w:color w:val="D4D4D4"/>
          <w:sz w:val="20"/>
          <w:szCs w:val="20"/>
        </w:rPr>
        <w:t xml:space="preserve"> </w:t>
      </w:r>
      <w:proofErr w:type="gramStart"/>
      <w:r w:rsidRPr="00736DF9">
        <w:rPr>
          <w:rFonts w:ascii="Consolas" w:hAnsi="Consolas"/>
          <w:color w:val="D4D4D4"/>
          <w:sz w:val="20"/>
          <w:szCs w:val="20"/>
        </w:rPr>
        <w:t>Football(</w:t>
      </w:r>
      <w:proofErr w:type="gramEnd"/>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r w:rsidRPr="00736DF9">
        <w:rPr>
          <w:rFonts w:ascii="Consolas" w:hAnsi="Consolas"/>
          <w:color w:val="569CD6"/>
          <w:sz w:val="20"/>
          <w:szCs w:val="20"/>
        </w:rPr>
        <w:t>Playable</w:t>
      </w:r>
      <w:r w:rsidRPr="00736DF9">
        <w:rPr>
          <w:rFonts w:ascii="Consolas" w:hAnsi="Consolas"/>
          <w:color w:val="D4D4D4"/>
          <w:sz w:val="20"/>
          <w:szCs w:val="20"/>
        </w:rPr>
        <w:t xml:space="preserve"> v = </w:t>
      </w:r>
      <w:r w:rsidRPr="00736DF9">
        <w:rPr>
          <w:rFonts w:ascii="Consolas" w:hAnsi="Consolas"/>
          <w:color w:val="569CD6"/>
          <w:sz w:val="20"/>
          <w:szCs w:val="20"/>
        </w:rPr>
        <w:t>new</w:t>
      </w:r>
      <w:r w:rsidRPr="00736DF9">
        <w:rPr>
          <w:rFonts w:ascii="Consolas" w:hAnsi="Consolas"/>
          <w:color w:val="D4D4D4"/>
          <w:sz w:val="20"/>
          <w:szCs w:val="20"/>
        </w:rPr>
        <w:t xml:space="preserve"> </w:t>
      </w:r>
      <w:proofErr w:type="gramStart"/>
      <w:r w:rsidRPr="00736DF9">
        <w:rPr>
          <w:rFonts w:ascii="Consolas" w:hAnsi="Consolas"/>
          <w:color w:val="D4D4D4"/>
          <w:sz w:val="20"/>
          <w:szCs w:val="20"/>
        </w:rPr>
        <w:t>Volleyball(</w:t>
      </w:r>
      <w:proofErr w:type="gramEnd"/>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r w:rsidRPr="00736DF9">
        <w:rPr>
          <w:rFonts w:ascii="Consolas" w:hAnsi="Consolas"/>
          <w:color w:val="569CD6"/>
          <w:sz w:val="20"/>
          <w:szCs w:val="20"/>
        </w:rPr>
        <w:t>Playable</w:t>
      </w:r>
      <w:r w:rsidRPr="00736DF9">
        <w:rPr>
          <w:rFonts w:ascii="Consolas" w:hAnsi="Consolas"/>
          <w:color w:val="D4D4D4"/>
          <w:sz w:val="20"/>
          <w:szCs w:val="20"/>
        </w:rPr>
        <w:t xml:space="preserve"> b = </w:t>
      </w:r>
      <w:r w:rsidRPr="00736DF9">
        <w:rPr>
          <w:rFonts w:ascii="Consolas" w:hAnsi="Consolas"/>
          <w:color w:val="569CD6"/>
          <w:sz w:val="20"/>
          <w:szCs w:val="20"/>
        </w:rPr>
        <w:t>new</w:t>
      </w:r>
      <w:r w:rsidRPr="00736DF9">
        <w:rPr>
          <w:rFonts w:ascii="Consolas" w:hAnsi="Consolas"/>
          <w:color w:val="D4D4D4"/>
          <w:sz w:val="20"/>
          <w:szCs w:val="20"/>
        </w:rPr>
        <w:t xml:space="preserve"> </w:t>
      </w:r>
      <w:proofErr w:type="gramStart"/>
      <w:r w:rsidRPr="00736DF9">
        <w:rPr>
          <w:rFonts w:ascii="Consolas" w:hAnsi="Consolas"/>
          <w:color w:val="D4D4D4"/>
          <w:sz w:val="20"/>
          <w:szCs w:val="20"/>
        </w:rPr>
        <w:t>Basketball(</w:t>
      </w:r>
      <w:proofErr w:type="gramEnd"/>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f.play</w:t>
      </w:r>
      <w:proofErr w:type="spellEnd"/>
      <w:r w:rsidRPr="00736DF9">
        <w:rPr>
          <w:rFonts w:ascii="Consolas" w:hAnsi="Consolas"/>
          <w:color w:val="D4D4D4"/>
          <w:sz w:val="20"/>
          <w:szCs w:val="20"/>
        </w:rPr>
        <w:t>(</w:t>
      </w:r>
      <w:proofErr w:type="gramEnd"/>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v.play</w:t>
      </w:r>
      <w:proofErr w:type="spellEnd"/>
      <w:r w:rsidRPr="00736DF9">
        <w:rPr>
          <w:rFonts w:ascii="Consolas" w:hAnsi="Consolas"/>
          <w:color w:val="D4D4D4"/>
          <w:sz w:val="20"/>
          <w:szCs w:val="20"/>
        </w:rPr>
        <w:t>(</w:t>
      </w:r>
      <w:proofErr w:type="gramEnd"/>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xml:space="preserve">        </w:t>
      </w:r>
      <w:proofErr w:type="spellStart"/>
      <w:proofErr w:type="gramStart"/>
      <w:r w:rsidRPr="00736DF9">
        <w:rPr>
          <w:rFonts w:ascii="Consolas" w:hAnsi="Consolas"/>
          <w:color w:val="D4D4D4"/>
          <w:sz w:val="20"/>
          <w:szCs w:val="20"/>
        </w:rPr>
        <w:t>b.play</w:t>
      </w:r>
      <w:proofErr w:type="spellEnd"/>
      <w:r w:rsidRPr="00736DF9">
        <w:rPr>
          <w:rFonts w:ascii="Consolas" w:hAnsi="Consolas"/>
          <w:color w:val="D4D4D4"/>
          <w:sz w:val="20"/>
          <w:szCs w:val="20"/>
        </w:rPr>
        <w:t>(</w:t>
      </w:r>
      <w:proofErr w:type="gramEnd"/>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    }</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r w:rsidRPr="00736DF9">
        <w:rPr>
          <w:rFonts w:ascii="Consolas" w:hAnsi="Consolas"/>
          <w:color w:val="D4D4D4"/>
          <w:sz w:val="20"/>
          <w:szCs w:val="20"/>
        </w:rPr>
        <w:t>}</w:t>
      </w:r>
    </w:p>
    <w:p w:rsidR="00CC2888" w:rsidRPr="00736DF9" w:rsidRDefault="00CC2888" w:rsidP="00CC2888">
      <w:pPr>
        <w:shd w:val="clear" w:color="auto" w:fill="1E1E1E"/>
        <w:spacing w:before="0" w:beforeAutospacing="0" w:after="0" w:line="270" w:lineRule="atLeast"/>
        <w:rPr>
          <w:rFonts w:ascii="Consolas" w:hAnsi="Consolas"/>
          <w:color w:val="D4D4D4"/>
          <w:sz w:val="20"/>
          <w:szCs w:val="20"/>
        </w:rPr>
      </w:pPr>
    </w:p>
    <w:p w:rsidR="00CC2888" w:rsidRDefault="00CC2888" w:rsidP="00CC2888">
      <w:pPr>
        <w:spacing w:before="10" w:beforeAutospacing="0" w:after="14"/>
        <w:rPr>
          <w:rFonts w:ascii="Times New Roman" w:hAnsi="Times New Roman"/>
          <w:b/>
          <w:bCs/>
          <w:sz w:val="26"/>
          <w:szCs w:val="26"/>
        </w:rPr>
      </w:pPr>
    </w:p>
    <w:p w:rsidR="00CC2888" w:rsidRDefault="00CC2888" w:rsidP="00CC2888">
      <w:pPr>
        <w:spacing w:before="10" w:beforeAutospacing="0" w:after="14"/>
        <w:rPr>
          <w:rFonts w:ascii="Times New Roman" w:hAnsi="Times New Roman"/>
          <w:b/>
          <w:bCs/>
          <w:sz w:val="26"/>
          <w:szCs w:val="26"/>
        </w:rPr>
      </w:pPr>
      <w:r>
        <w:rPr>
          <w:rFonts w:ascii="Times New Roman" w:hAnsi="Times New Roman"/>
          <w:b/>
          <w:bCs/>
          <w:sz w:val="26"/>
          <w:szCs w:val="26"/>
        </w:rPr>
        <w:t>OUTPUT:</w:t>
      </w:r>
    </w:p>
    <w:p w:rsidR="00CC2888" w:rsidRDefault="00CC2888" w:rsidP="00CC2888">
      <w:pPr>
        <w:spacing w:before="10" w:beforeAutospacing="0" w:after="14"/>
        <w:rPr>
          <w:rFonts w:ascii="Times New Roman" w:hAnsi="Times New Roman"/>
          <w:b/>
          <w:bCs/>
          <w:sz w:val="26"/>
          <w:szCs w:val="26"/>
        </w:rPr>
      </w:pPr>
      <w:r>
        <w:rPr>
          <w:rFonts w:ascii="Times New Roman" w:hAnsi="Times New Roman"/>
          <w:b/>
          <w:bCs/>
          <w:noProof/>
          <w:sz w:val="26"/>
          <w:szCs w:val="26"/>
        </w:rPr>
        <w:drawing>
          <wp:inline distT="0" distB="0" distL="0" distR="0">
            <wp:extent cx="4610100" cy="1238250"/>
            <wp:effectExtent l="19050" t="0" r="0" b="0"/>
            <wp:docPr id="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srcRect/>
                    <a:stretch>
                      <a:fillRect/>
                    </a:stretch>
                  </pic:blipFill>
                  <pic:spPr bwMode="auto">
                    <a:xfrm>
                      <a:off x="0" y="0"/>
                      <a:ext cx="4610100" cy="1238250"/>
                    </a:xfrm>
                    <a:prstGeom prst="rect">
                      <a:avLst/>
                    </a:prstGeom>
                    <a:noFill/>
                    <a:ln w="9525">
                      <a:noFill/>
                      <a:miter lim="800000"/>
                      <a:headEnd/>
                      <a:tailEnd/>
                    </a:ln>
                  </pic:spPr>
                </pic:pic>
              </a:graphicData>
            </a:graphic>
          </wp:inline>
        </w:drawing>
      </w:r>
    </w:p>
    <w:p w:rsidR="00CC2888" w:rsidRDefault="00CC2888" w:rsidP="00CC2888">
      <w:pPr>
        <w:spacing w:before="10" w:beforeAutospacing="0" w:after="14"/>
        <w:rPr>
          <w:rFonts w:ascii="Times New Roman" w:hAnsi="Times New Roman"/>
          <w:b/>
          <w:bCs/>
          <w:sz w:val="26"/>
          <w:szCs w:val="26"/>
        </w:rPr>
      </w:pPr>
    </w:p>
    <w:p w:rsidR="00CC2888" w:rsidRDefault="00CC2888" w:rsidP="00CC2888">
      <w:pPr>
        <w:spacing w:before="10" w:beforeAutospacing="0" w:after="14"/>
        <w:rPr>
          <w:rFonts w:ascii="Times New Roman" w:hAnsi="Times New Roman"/>
          <w:b/>
          <w:bCs/>
          <w:sz w:val="26"/>
          <w:szCs w:val="26"/>
        </w:rPr>
      </w:pPr>
      <w:r>
        <w:rPr>
          <w:rFonts w:ascii="Times New Roman" w:hAnsi="Times New Roman"/>
          <w:b/>
          <w:bCs/>
          <w:sz w:val="26"/>
          <w:szCs w:val="26"/>
        </w:rPr>
        <w:t>ERRORS:</w:t>
      </w:r>
    </w:p>
    <w:p w:rsidR="00CC2888" w:rsidRDefault="00CC2888" w:rsidP="00CC2888">
      <w:pPr>
        <w:spacing w:before="10" w:beforeAutospacing="0" w:after="14"/>
        <w:rPr>
          <w:rFonts w:ascii="Times New Roman" w:hAnsi="Times New Roman"/>
          <w:b/>
          <w:bCs/>
          <w:sz w:val="26"/>
          <w:szCs w:val="26"/>
        </w:rPr>
      </w:pPr>
    </w:p>
    <w:tbl>
      <w:tblPr>
        <w:tblpPr w:leftFromText="180" w:rightFromText="180" w:vertAnchor="text" w:horzAnchor="margin" w:tblpY="-50"/>
        <w:tblW w:w="0" w:type="auto"/>
        <w:tblCellSpacing w:w="15" w:type="dxa"/>
        <w:tblCellMar>
          <w:top w:w="15" w:type="dxa"/>
          <w:left w:w="15" w:type="dxa"/>
          <w:bottom w:w="15" w:type="dxa"/>
          <w:right w:w="15" w:type="dxa"/>
        </w:tblCellMar>
        <w:tblLook w:val="04A0"/>
      </w:tblPr>
      <w:tblGrid>
        <w:gridCol w:w="1442"/>
        <w:gridCol w:w="5700"/>
      </w:tblGrid>
      <w:tr w:rsidR="00CC2888" w:rsidRPr="003458D4" w:rsidTr="00D5439F">
        <w:trPr>
          <w:tblCellSpacing w:w="15" w:type="dxa"/>
        </w:trPr>
        <w:tc>
          <w:tcPr>
            <w:tcW w:w="0" w:type="auto"/>
            <w:vAlign w:val="center"/>
            <w:hideMark/>
          </w:tcPr>
          <w:p w:rsidR="00CC2888" w:rsidRPr="003458D4" w:rsidRDefault="00CC2888" w:rsidP="00D5439F">
            <w:pPr>
              <w:spacing w:before="0" w:beforeAutospacing="0" w:after="0" w:line="240" w:lineRule="auto"/>
              <w:rPr>
                <w:rFonts w:ascii="Times New Roman" w:hAnsi="Times New Roman"/>
                <w:sz w:val="24"/>
                <w:szCs w:val="24"/>
              </w:rPr>
            </w:pPr>
            <w:r w:rsidRPr="003458D4">
              <w:rPr>
                <w:rFonts w:ascii="Times New Roman" w:hAnsi="Times New Roman"/>
                <w:b/>
                <w:bCs/>
                <w:sz w:val="24"/>
                <w:szCs w:val="24"/>
              </w:rPr>
              <w:t>Syntax Error</w:t>
            </w:r>
          </w:p>
        </w:tc>
        <w:tc>
          <w:tcPr>
            <w:tcW w:w="0" w:type="auto"/>
            <w:vAlign w:val="center"/>
            <w:hideMark/>
          </w:tcPr>
          <w:p w:rsidR="00CC2888" w:rsidRPr="003458D4" w:rsidRDefault="00CC2888" w:rsidP="00D5439F">
            <w:pPr>
              <w:spacing w:before="0" w:beforeAutospacing="0" w:after="0" w:line="240" w:lineRule="auto"/>
              <w:rPr>
                <w:rFonts w:ascii="Times New Roman" w:hAnsi="Times New Roman"/>
                <w:sz w:val="24"/>
                <w:szCs w:val="24"/>
              </w:rPr>
            </w:pPr>
            <w:r w:rsidRPr="003458D4">
              <w:rPr>
                <w:rFonts w:ascii="Times New Roman" w:hAnsi="Times New Roman"/>
                <w:sz w:val="24"/>
                <w:szCs w:val="24"/>
              </w:rPr>
              <w:t>Misplaced brackets or incorrect method/class declarations.</w:t>
            </w:r>
          </w:p>
        </w:tc>
      </w:tr>
    </w:tbl>
    <w:p w:rsidR="00CC2888" w:rsidRDefault="00CC2888" w:rsidP="00CC2888">
      <w:pPr>
        <w:spacing w:before="10" w:beforeAutospacing="0" w:after="14"/>
        <w:rPr>
          <w:rFonts w:ascii="Times New Roman" w:hAnsi="Times New Roman"/>
          <w:b/>
          <w:bCs/>
          <w:sz w:val="26"/>
          <w:szCs w:val="26"/>
        </w:rPr>
      </w:pPr>
    </w:p>
    <w:p w:rsidR="00CC2888" w:rsidRPr="00736DF9" w:rsidRDefault="00CC2888" w:rsidP="00CC2888">
      <w:pPr>
        <w:spacing w:before="10" w:beforeAutospacing="0" w:after="14"/>
        <w:rPr>
          <w:rFonts w:ascii="Times New Roman" w:hAnsi="Times New Roman"/>
          <w:sz w:val="26"/>
          <w:szCs w:val="26"/>
        </w:rPr>
      </w:pPr>
      <w:r w:rsidRPr="00736DF9">
        <w:rPr>
          <w:rFonts w:ascii="Times New Roman" w:hAnsi="Times New Roman"/>
          <w:sz w:val="26"/>
          <w:szCs w:val="26"/>
        </w:rPr>
        <w:t xml:space="preserve">                      </w:t>
      </w:r>
      <w:proofErr w:type="gramStart"/>
      <w:r>
        <w:rPr>
          <w:rFonts w:ascii="Times New Roman" w:hAnsi="Times New Roman"/>
          <w:sz w:val="26"/>
          <w:szCs w:val="26"/>
        </w:rPr>
        <w:t>Or If</w:t>
      </w:r>
      <w:r w:rsidRPr="00736DF9">
        <w:rPr>
          <w:rFonts w:ascii="Times New Roman" w:hAnsi="Times New Roman"/>
          <w:sz w:val="26"/>
          <w:szCs w:val="26"/>
        </w:rPr>
        <w:t xml:space="preserve"> forget semicolons after statements.</w:t>
      </w:r>
      <w:proofErr w:type="gramEnd"/>
    </w:p>
    <w:p w:rsidR="00CC2888" w:rsidRPr="003458D4" w:rsidRDefault="00CC2888" w:rsidP="00CC2888">
      <w:pPr>
        <w:spacing w:before="0" w:beforeAutospacing="0" w:after="0" w:line="240" w:lineRule="auto"/>
        <w:rPr>
          <w:rFonts w:ascii="Times New Roman" w:hAnsi="Times New Roman"/>
          <w:vanish/>
          <w:sz w:val="24"/>
          <w:szCs w:val="24"/>
        </w:rPr>
      </w:pPr>
    </w:p>
    <w:p w:rsidR="00CC2888" w:rsidRPr="003458D4" w:rsidRDefault="00CC2888" w:rsidP="00CC2888">
      <w:pPr>
        <w:spacing w:before="0" w:beforeAutospacing="0" w:after="0" w:line="240" w:lineRule="auto"/>
        <w:rPr>
          <w:rFonts w:ascii="Times New Roman" w:hAnsi="Times New Roman"/>
          <w:vanish/>
          <w:sz w:val="24"/>
          <w:szCs w:val="24"/>
        </w:rPr>
      </w:pPr>
    </w:p>
    <w:tbl>
      <w:tblPr>
        <w:tblW w:w="0" w:type="auto"/>
        <w:tblCellSpacing w:w="15" w:type="dxa"/>
        <w:tblCellMar>
          <w:top w:w="15" w:type="dxa"/>
          <w:left w:w="15" w:type="dxa"/>
          <w:bottom w:w="15" w:type="dxa"/>
          <w:right w:w="15" w:type="dxa"/>
        </w:tblCellMar>
        <w:tblLook w:val="04A0"/>
      </w:tblPr>
      <w:tblGrid>
        <w:gridCol w:w="2015"/>
        <w:gridCol w:w="6269"/>
      </w:tblGrid>
      <w:tr w:rsidR="00CC2888" w:rsidRPr="003458D4" w:rsidTr="00D5439F">
        <w:trPr>
          <w:tblCellSpacing w:w="15" w:type="dxa"/>
        </w:trPr>
        <w:tc>
          <w:tcPr>
            <w:tcW w:w="0" w:type="auto"/>
            <w:vAlign w:val="center"/>
            <w:hideMark/>
          </w:tcPr>
          <w:p w:rsidR="00CC2888" w:rsidRPr="003458D4" w:rsidRDefault="00CC2888" w:rsidP="00D5439F">
            <w:pPr>
              <w:spacing w:before="0" w:beforeAutospacing="0" w:after="0" w:line="240" w:lineRule="auto"/>
              <w:rPr>
                <w:rFonts w:ascii="Times New Roman" w:hAnsi="Times New Roman"/>
                <w:sz w:val="24"/>
                <w:szCs w:val="24"/>
              </w:rPr>
            </w:pPr>
            <w:r w:rsidRPr="003458D4">
              <w:rPr>
                <w:rFonts w:ascii="Times New Roman" w:hAnsi="Times New Roman"/>
                <w:b/>
                <w:bCs/>
                <w:sz w:val="24"/>
                <w:szCs w:val="24"/>
              </w:rPr>
              <w:t>Compilation Error</w:t>
            </w:r>
          </w:p>
        </w:tc>
        <w:tc>
          <w:tcPr>
            <w:tcW w:w="0" w:type="auto"/>
            <w:vAlign w:val="center"/>
            <w:hideMark/>
          </w:tcPr>
          <w:p w:rsidR="00CC2888" w:rsidRPr="003458D4" w:rsidRDefault="00CC2888" w:rsidP="00D5439F">
            <w:pPr>
              <w:spacing w:before="0" w:beforeAutospacing="0" w:after="0" w:line="240" w:lineRule="auto"/>
              <w:rPr>
                <w:rFonts w:ascii="Times New Roman" w:hAnsi="Times New Roman"/>
                <w:sz w:val="24"/>
                <w:szCs w:val="24"/>
              </w:rPr>
            </w:pPr>
            <w:r w:rsidRPr="003458D4">
              <w:rPr>
                <w:rFonts w:ascii="Times New Roman" w:hAnsi="Times New Roman"/>
                <w:sz w:val="24"/>
                <w:szCs w:val="24"/>
              </w:rPr>
              <w:t xml:space="preserve">If </w:t>
            </w:r>
            <w:proofErr w:type="spellStart"/>
            <w:proofErr w:type="gramStart"/>
            <w:r w:rsidRPr="003458D4">
              <w:rPr>
                <w:rFonts w:ascii="Courier New" w:hAnsi="Courier New" w:cs="Courier New"/>
                <w:sz w:val="20"/>
              </w:rPr>
              <w:t>System.out.println</w:t>
            </w:r>
            <w:proofErr w:type="spellEnd"/>
            <w:r w:rsidRPr="003458D4">
              <w:rPr>
                <w:rFonts w:ascii="Courier New" w:hAnsi="Courier New" w:cs="Courier New"/>
                <w:sz w:val="20"/>
              </w:rPr>
              <w:t>(</w:t>
            </w:r>
            <w:proofErr w:type="gramEnd"/>
            <w:r w:rsidRPr="003458D4">
              <w:rPr>
                <w:rFonts w:ascii="Courier New" w:hAnsi="Courier New" w:cs="Courier New"/>
                <w:sz w:val="20"/>
              </w:rPr>
              <w:t>)</w:t>
            </w:r>
            <w:r w:rsidRPr="003458D4">
              <w:rPr>
                <w:rFonts w:ascii="Times New Roman" w:hAnsi="Times New Roman"/>
                <w:sz w:val="24"/>
                <w:szCs w:val="24"/>
              </w:rPr>
              <w:t xml:space="preserve"> is misspelled (e.g., </w:t>
            </w:r>
            <w:proofErr w:type="spellStart"/>
            <w:r w:rsidRPr="003458D4">
              <w:rPr>
                <w:rFonts w:ascii="Courier New" w:hAnsi="Courier New" w:cs="Courier New"/>
                <w:sz w:val="20"/>
              </w:rPr>
              <w:t>Systm</w:t>
            </w:r>
            <w:proofErr w:type="spellEnd"/>
            <w:r w:rsidRPr="003458D4">
              <w:rPr>
                <w:rFonts w:ascii="Times New Roman" w:hAnsi="Times New Roman"/>
                <w:sz w:val="24"/>
                <w:szCs w:val="24"/>
              </w:rPr>
              <w:t xml:space="preserve"> or </w:t>
            </w:r>
            <w:proofErr w:type="spellStart"/>
            <w:r w:rsidRPr="003458D4">
              <w:rPr>
                <w:rFonts w:ascii="Courier New" w:hAnsi="Courier New" w:cs="Courier New"/>
                <w:sz w:val="20"/>
              </w:rPr>
              <w:t>Sytem</w:t>
            </w:r>
            <w:proofErr w:type="spellEnd"/>
            <w:r w:rsidRPr="003458D4">
              <w:rPr>
                <w:rFonts w:ascii="Times New Roman" w:hAnsi="Times New Roman"/>
                <w:sz w:val="24"/>
                <w:szCs w:val="24"/>
              </w:rPr>
              <w:t>).</w:t>
            </w:r>
          </w:p>
        </w:tc>
      </w:tr>
      <w:tr w:rsidR="00CC2888" w:rsidRPr="003458D4" w:rsidTr="00D5439F">
        <w:trPr>
          <w:tblCellSpacing w:w="15" w:type="dxa"/>
        </w:trPr>
        <w:tc>
          <w:tcPr>
            <w:tcW w:w="0" w:type="auto"/>
            <w:vAlign w:val="center"/>
            <w:hideMark/>
          </w:tcPr>
          <w:p w:rsidR="00CC2888" w:rsidRDefault="00CC2888" w:rsidP="00D5439F">
            <w:pPr>
              <w:spacing w:before="0" w:beforeAutospacing="0" w:after="0" w:line="240" w:lineRule="auto"/>
              <w:rPr>
                <w:rFonts w:ascii="Times New Roman" w:hAnsi="Times New Roman"/>
                <w:b/>
                <w:bCs/>
                <w:sz w:val="24"/>
                <w:szCs w:val="24"/>
              </w:rPr>
            </w:pPr>
          </w:p>
          <w:p w:rsidR="00CC2888" w:rsidRDefault="00CC2888" w:rsidP="00D5439F">
            <w:pPr>
              <w:spacing w:before="0" w:beforeAutospacing="0" w:after="0" w:line="240" w:lineRule="auto"/>
              <w:rPr>
                <w:rFonts w:ascii="Times New Roman" w:hAnsi="Times New Roman"/>
                <w:b/>
                <w:bCs/>
                <w:sz w:val="24"/>
                <w:szCs w:val="24"/>
              </w:rPr>
            </w:pPr>
          </w:p>
          <w:p w:rsidR="00CC2888" w:rsidRDefault="00CC2888" w:rsidP="00D5439F">
            <w:pPr>
              <w:spacing w:before="0" w:beforeAutospacing="0" w:after="0" w:line="240" w:lineRule="auto"/>
              <w:rPr>
                <w:rFonts w:ascii="Times New Roman" w:hAnsi="Times New Roman"/>
                <w:b/>
                <w:bCs/>
                <w:sz w:val="24"/>
                <w:szCs w:val="24"/>
              </w:rPr>
            </w:pPr>
          </w:p>
          <w:p w:rsidR="00CC2888" w:rsidRPr="003458D4" w:rsidRDefault="00CC2888" w:rsidP="00D5439F">
            <w:pPr>
              <w:spacing w:before="0" w:beforeAutospacing="0" w:after="0" w:line="240" w:lineRule="auto"/>
              <w:rPr>
                <w:rFonts w:ascii="Times New Roman" w:hAnsi="Times New Roman"/>
                <w:b/>
                <w:bCs/>
                <w:sz w:val="24"/>
                <w:szCs w:val="24"/>
              </w:rPr>
            </w:pPr>
          </w:p>
        </w:tc>
        <w:tc>
          <w:tcPr>
            <w:tcW w:w="0" w:type="auto"/>
            <w:vAlign w:val="center"/>
            <w:hideMark/>
          </w:tcPr>
          <w:p w:rsidR="00CC2888" w:rsidRPr="003458D4" w:rsidRDefault="00CC2888" w:rsidP="00D5439F">
            <w:pPr>
              <w:spacing w:before="0" w:beforeAutospacing="0" w:after="0" w:line="240" w:lineRule="auto"/>
              <w:rPr>
                <w:rFonts w:ascii="Times New Roman" w:hAnsi="Times New Roman"/>
                <w:sz w:val="24"/>
                <w:szCs w:val="24"/>
              </w:rPr>
            </w:pPr>
          </w:p>
        </w:tc>
      </w:tr>
    </w:tbl>
    <w:p w:rsidR="00CC2888" w:rsidRPr="00736DF9" w:rsidRDefault="00CC2888" w:rsidP="00CC2888">
      <w:pPr>
        <w:spacing w:after="100" w:afterAutospacing="1" w:line="240" w:lineRule="auto"/>
        <w:outlineLvl w:val="2"/>
        <w:rPr>
          <w:rFonts w:ascii="Times New Roman" w:hAnsi="Times New Roman"/>
          <w:b/>
          <w:bCs/>
          <w:sz w:val="27"/>
          <w:szCs w:val="27"/>
        </w:rPr>
      </w:pPr>
      <w:r w:rsidRPr="00736DF9">
        <w:rPr>
          <w:rFonts w:ascii="Times New Roman" w:hAnsi="Times New Roman"/>
          <w:b/>
          <w:bCs/>
          <w:sz w:val="27"/>
          <w:szCs w:val="27"/>
        </w:rPr>
        <w:t>Important Points (Short Version)</w:t>
      </w:r>
    </w:p>
    <w:p w:rsidR="00CC2888" w:rsidRPr="00736DF9" w:rsidRDefault="00CC2888" w:rsidP="00CC2888">
      <w:pPr>
        <w:numPr>
          <w:ilvl w:val="0"/>
          <w:numId w:val="7"/>
        </w:numPr>
        <w:spacing w:after="100" w:afterAutospacing="1" w:line="240" w:lineRule="auto"/>
        <w:rPr>
          <w:rFonts w:ascii="Times New Roman" w:hAnsi="Times New Roman"/>
          <w:sz w:val="24"/>
          <w:szCs w:val="24"/>
        </w:rPr>
      </w:pPr>
      <w:r w:rsidRPr="00736DF9">
        <w:rPr>
          <w:rFonts w:ascii="Times New Roman" w:hAnsi="Times New Roman"/>
          <w:sz w:val="20"/>
        </w:rPr>
        <w:t>Playable</w:t>
      </w:r>
      <w:r w:rsidRPr="00736DF9">
        <w:rPr>
          <w:rFonts w:ascii="Times New Roman" w:hAnsi="Times New Roman"/>
          <w:sz w:val="24"/>
          <w:szCs w:val="24"/>
        </w:rPr>
        <w:t xml:space="preserve"> is an interface with </w:t>
      </w:r>
      <w:r w:rsidRPr="00736DF9">
        <w:rPr>
          <w:rFonts w:ascii="Times New Roman" w:hAnsi="Times New Roman"/>
          <w:sz w:val="20"/>
        </w:rPr>
        <w:t xml:space="preserve">void </w:t>
      </w:r>
      <w:proofErr w:type="gramStart"/>
      <w:r w:rsidRPr="00736DF9">
        <w:rPr>
          <w:rFonts w:ascii="Times New Roman" w:hAnsi="Times New Roman"/>
          <w:sz w:val="20"/>
        </w:rPr>
        <w:t>play(</w:t>
      </w:r>
      <w:proofErr w:type="gramEnd"/>
      <w:r w:rsidRPr="00736DF9">
        <w:rPr>
          <w:rFonts w:ascii="Times New Roman" w:hAnsi="Times New Roman"/>
          <w:sz w:val="20"/>
        </w:rPr>
        <w:t>)</w:t>
      </w:r>
      <w:r w:rsidRPr="00736DF9">
        <w:rPr>
          <w:rFonts w:ascii="Times New Roman" w:hAnsi="Times New Roman"/>
          <w:sz w:val="24"/>
          <w:szCs w:val="24"/>
        </w:rPr>
        <w:t xml:space="preserve"> method.</w:t>
      </w:r>
    </w:p>
    <w:p w:rsidR="00CC2888" w:rsidRPr="00736DF9" w:rsidRDefault="00CC2888" w:rsidP="00CC2888">
      <w:pPr>
        <w:numPr>
          <w:ilvl w:val="0"/>
          <w:numId w:val="7"/>
        </w:numPr>
        <w:spacing w:after="100" w:afterAutospacing="1" w:line="240" w:lineRule="auto"/>
        <w:rPr>
          <w:rFonts w:ascii="Times New Roman" w:hAnsi="Times New Roman"/>
          <w:sz w:val="24"/>
          <w:szCs w:val="24"/>
        </w:rPr>
      </w:pPr>
      <w:r w:rsidRPr="00736DF9">
        <w:rPr>
          <w:rFonts w:ascii="Times New Roman" w:hAnsi="Times New Roman"/>
          <w:sz w:val="20"/>
        </w:rPr>
        <w:t>Football</w:t>
      </w:r>
      <w:r w:rsidRPr="00736DF9">
        <w:rPr>
          <w:rFonts w:ascii="Times New Roman" w:hAnsi="Times New Roman"/>
          <w:sz w:val="24"/>
          <w:szCs w:val="24"/>
        </w:rPr>
        <w:t xml:space="preserve">, </w:t>
      </w:r>
      <w:r w:rsidRPr="00736DF9">
        <w:rPr>
          <w:rFonts w:ascii="Times New Roman" w:hAnsi="Times New Roman"/>
          <w:sz w:val="20"/>
        </w:rPr>
        <w:t>Volleyball</w:t>
      </w:r>
      <w:r w:rsidRPr="00736DF9">
        <w:rPr>
          <w:rFonts w:ascii="Times New Roman" w:hAnsi="Times New Roman"/>
          <w:sz w:val="24"/>
          <w:szCs w:val="24"/>
        </w:rPr>
        <w:t xml:space="preserve">, and </w:t>
      </w:r>
      <w:r w:rsidRPr="00736DF9">
        <w:rPr>
          <w:rFonts w:ascii="Times New Roman" w:hAnsi="Times New Roman"/>
          <w:sz w:val="20"/>
        </w:rPr>
        <w:t>Basketball</w:t>
      </w:r>
      <w:r w:rsidRPr="00736DF9">
        <w:rPr>
          <w:rFonts w:ascii="Times New Roman" w:hAnsi="Times New Roman"/>
          <w:sz w:val="24"/>
          <w:szCs w:val="24"/>
        </w:rPr>
        <w:t xml:space="preserve"> implement </w:t>
      </w:r>
      <w:r w:rsidRPr="00736DF9">
        <w:rPr>
          <w:rFonts w:ascii="Times New Roman" w:hAnsi="Times New Roman"/>
          <w:sz w:val="20"/>
        </w:rPr>
        <w:t>Playable</w:t>
      </w:r>
      <w:r w:rsidRPr="00736DF9">
        <w:rPr>
          <w:rFonts w:ascii="Times New Roman" w:hAnsi="Times New Roman"/>
          <w:sz w:val="24"/>
          <w:szCs w:val="24"/>
        </w:rPr>
        <w:t>.</w:t>
      </w:r>
    </w:p>
    <w:p w:rsidR="00CC2888" w:rsidRPr="00736DF9" w:rsidRDefault="00CC2888" w:rsidP="00CC2888">
      <w:pPr>
        <w:numPr>
          <w:ilvl w:val="0"/>
          <w:numId w:val="7"/>
        </w:numPr>
        <w:spacing w:after="100" w:afterAutospacing="1" w:line="240" w:lineRule="auto"/>
        <w:rPr>
          <w:rFonts w:ascii="Times New Roman" w:hAnsi="Times New Roman"/>
          <w:sz w:val="24"/>
          <w:szCs w:val="24"/>
        </w:rPr>
      </w:pPr>
      <w:r w:rsidRPr="00736DF9">
        <w:rPr>
          <w:rFonts w:ascii="Times New Roman" w:hAnsi="Times New Roman"/>
          <w:sz w:val="24"/>
          <w:szCs w:val="24"/>
        </w:rPr>
        <w:t xml:space="preserve">Each class overrides </w:t>
      </w:r>
      <w:proofErr w:type="gramStart"/>
      <w:r w:rsidRPr="00736DF9">
        <w:rPr>
          <w:rFonts w:ascii="Times New Roman" w:hAnsi="Times New Roman"/>
          <w:sz w:val="20"/>
        </w:rPr>
        <w:t>play(</w:t>
      </w:r>
      <w:proofErr w:type="gramEnd"/>
      <w:r w:rsidRPr="00736DF9">
        <w:rPr>
          <w:rFonts w:ascii="Times New Roman" w:hAnsi="Times New Roman"/>
          <w:sz w:val="20"/>
        </w:rPr>
        <w:t>)</w:t>
      </w:r>
      <w:r w:rsidRPr="00736DF9">
        <w:rPr>
          <w:rFonts w:ascii="Times New Roman" w:hAnsi="Times New Roman"/>
          <w:sz w:val="24"/>
          <w:szCs w:val="24"/>
        </w:rPr>
        <w:t xml:space="preserve"> with its own message.</w:t>
      </w:r>
    </w:p>
    <w:p w:rsidR="00CC2888" w:rsidRPr="00736DF9" w:rsidRDefault="00CC2888" w:rsidP="00CC2888">
      <w:pPr>
        <w:numPr>
          <w:ilvl w:val="0"/>
          <w:numId w:val="7"/>
        </w:numPr>
        <w:spacing w:after="100" w:afterAutospacing="1" w:line="240" w:lineRule="auto"/>
        <w:rPr>
          <w:rFonts w:ascii="Times New Roman" w:hAnsi="Times New Roman"/>
          <w:sz w:val="24"/>
          <w:szCs w:val="24"/>
        </w:rPr>
      </w:pPr>
      <w:r w:rsidRPr="00736DF9">
        <w:rPr>
          <w:rFonts w:ascii="Times New Roman" w:hAnsi="Times New Roman"/>
          <w:sz w:val="24"/>
          <w:szCs w:val="24"/>
        </w:rPr>
        <w:t>Demonstrates method overriding and polymorphism.</w:t>
      </w:r>
    </w:p>
    <w:p w:rsidR="00CC2888" w:rsidRPr="00736DF9" w:rsidRDefault="00CC2888" w:rsidP="00CC2888">
      <w:pPr>
        <w:numPr>
          <w:ilvl w:val="0"/>
          <w:numId w:val="7"/>
        </w:numPr>
        <w:spacing w:after="100" w:afterAutospacing="1" w:line="240" w:lineRule="auto"/>
        <w:rPr>
          <w:rFonts w:ascii="Times New Roman" w:hAnsi="Times New Roman"/>
          <w:sz w:val="24"/>
          <w:szCs w:val="24"/>
        </w:rPr>
      </w:pPr>
      <w:proofErr w:type="spellStart"/>
      <w:proofErr w:type="gramStart"/>
      <w:r w:rsidRPr="00736DF9">
        <w:rPr>
          <w:rFonts w:ascii="Times New Roman" w:hAnsi="Times New Roman"/>
          <w:sz w:val="20"/>
        </w:rPr>
        <w:t>System.out.println</w:t>
      </w:r>
      <w:proofErr w:type="spellEnd"/>
      <w:r w:rsidRPr="00736DF9">
        <w:rPr>
          <w:rFonts w:ascii="Times New Roman" w:hAnsi="Times New Roman"/>
          <w:sz w:val="20"/>
        </w:rPr>
        <w:t>(</w:t>
      </w:r>
      <w:proofErr w:type="gramEnd"/>
      <w:r w:rsidRPr="00736DF9">
        <w:rPr>
          <w:rFonts w:ascii="Times New Roman" w:hAnsi="Times New Roman"/>
          <w:sz w:val="20"/>
        </w:rPr>
        <w:t>)</w:t>
      </w:r>
      <w:r w:rsidRPr="00736DF9">
        <w:rPr>
          <w:rFonts w:ascii="Times New Roman" w:hAnsi="Times New Roman"/>
          <w:sz w:val="24"/>
          <w:szCs w:val="24"/>
        </w:rPr>
        <w:t xml:space="preserve"> is used inside </w:t>
      </w:r>
      <w:r w:rsidRPr="00736DF9">
        <w:rPr>
          <w:rFonts w:ascii="Times New Roman" w:hAnsi="Times New Roman"/>
          <w:sz w:val="20"/>
        </w:rPr>
        <w:t>play()</w:t>
      </w:r>
      <w:r w:rsidRPr="00736DF9">
        <w:rPr>
          <w:rFonts w:ascii="Times New Roman" w:hAnsi="Times New Roman"/>
          <w:sz w:val="24"/>
          <w:szCs w:val="24"/>
        </w:rPr>
        <w:t xml:space="preserve"> to print actions.</w:t>
      </w:r>
    </w:p>
    <w:p w:rsidR="00CC2888" w:rsidRPr="003458D4" w:rsidRDefault="00CC2888" w:rsidP="00CC2888">
      <w:pPr>
        <w:spacing w:before="10" w:beforeAutospacing="0" w:after="14"/>
        <w:rPr>
          <w:rFonts w:ascii="Times New Roman" w:hAnsi="Times New Roman"/>
          <w:sz w:val="26"/>
          <w:szCs w:val="26"/>
        </w:rPr>
      </w:pPr>
    </w:p>
    <w:p w:rsidR="006D729A" w:rsidRDefault="006D729A"/>
    <w:sectPr w:rsidR="006D729A" w:rsidSect="006B2EE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CB5A91"/>
    <w:multiLevelType w:val="multilevel"/>
    <w:tmpl w:val="5AAE2D3A"/>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9"/>
      <w:numFmt w:val="bullet"/>
      <w:lvlText w:val="-"/>
      <w:lvlJc w:val="left"/>
      <w:pPr>
        <w:ind w:left="2880" w:hanging="360"/>
      </w:pPr>
      <w:rPr>
        <w:rFonts w:ascii="Calibri" w:hAnsi="Calibri" w:cs="Calibri"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nsid w:val="47F95284"/>
    <w:multiLevelType w:val="multilevel"/>
    <w:tmpl w:val="97F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5C3EC0"/>
    <w:multiLevelType w:val="multilevel"/>
    <w:tmpl w:val="FC1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A733BB"/>
    <w:multiLevelType w:val="multilevel"/>
    <w:tmpl w:val="A9A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1B0DAF"/>
    <w:multiLevelType w:val="multilevel"/>
    <w:tmpl w:val="2B4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CB7208F"/>
    <w:multiLevelType w:val="hybridMultilevel"/>
    <w:tmpl w:val="E7288B0C"/>
    <w:lvl w:ilvl="0" w:tplc="BA586B08">
      <w:start w:val="1"/>
      <w:numFmt w:val="decimal"/>
      <w:lvlText w:val="%1."/>
      <w:lvlJc w:val="left"/>
      <w:pPr>
        <w:ind w:left="76" w:hanging="360"/>
      </w:pPr>
      <w:rPr>
        <w:rFonts w:hint="default"/>
        <w:sz w:val="28"/>
        <w:szCs w:val="28"/>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6">
    <w:nsid w:val="683748A2"/>
    <w:multiLevelType w:val="hybridMultilevel"/>
    <w:tmpl w:val="67B85F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0"/>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2888"/>
    <w:rsid w:val="001B5574"/>
    <w:rsid w:val="001E169D"/>
    <w:rsid w:val="006D729A"/>
    <w:rsid w:val="00AD1C35"/>
    <w:rsid w:val="00CC288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888"/>
    <w:pPr>
      <w:spacing w:before="100" w:beforeAutospacing="1" w:line="256" w:lineRule="auto"/>
    </w:pPr>
    <w:rPr>
      <w:rFonts w:ascii="Calibri" w:eastAsia="Times New Roman" w:hAnsi="Calibri" w:cs="Times New Roman"/>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2888"/>
    <w:pPr>
      <w:ind w:left="720"/>
      <w:contextualSpacing/>
    </w:pPr>
  </w:style>
  <w:style w:type="table" w:styleId="TableGrid">
    <w:name w:val="Table Grid"/>
    <w:basedOn w:val="TableNormal"/>
    <w:uiPriority w:val="99"/>
    <w:unhideWhenUsed/>
    <w:rsid w:val="00CC2888"/>
    <w:pPr>
      <w:spacing w:after="0" w:line="240" w:lineRule="auto"/>
    </w:pPr>
    <w:rPr>
      <w:rFonts w:ascii="Times New Roman" w:eastAsia="Times New Roman" w:hAnsi="Times New Roman" w:cs="Times New Roman"/>
      <w:sz w:val="20"/>
      <w:szCs w:val="20"/>
      <w:lang w:val="en-US" w:bidi="te-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C28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888"/>
    <w:rPr>
      <w:rFonts w:ascii="Tahoma" w:eastAsia="Times New Roman" w:hAnsi="Tahoma" w:cs="Tahoma"/>
      <w:sz w:val="16"/>
      <w:szCs w:val="16"/>
      <w:lang w:val="en-US" w:bidi="te-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36</Pages>
  <Words>2642</Words>
  <Characters>15063</Characters>
  <Application>Microsoft Office Word</Application>
  <DocSecurity>0</DocSecurity>
  <Lines>125</Lines>
  <Paragraphs>35</Paragraphs>
  <ScaleCrop>false</ScaleCrop>
  <Company>Grizli777</Company>
  <LinksUpToDate>false</LinksUpToDate>
  <CharactersWithSpaces>17670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Guntur</dc:creator>
  <cp:lastModifiedBy>Ravi Guntur</cp:lastModifiedBy>
  <cp:revision>1</cp:revision>
  <dcterms:created xsi:type="dcterms:W3CDTF">2025-04-22T18:47:00Z</dcterms:created>
  <dcterms:modified xsi:type="dcterms:W3CDTF">2025-04-22T18:54:00Z</dcterms:modified>
</cp:coreProperties>
</file>